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BAE3B" w14:textId="03C15FAA" w:rsidR="00573B0C" w:rsidRPr="00573B0C" w:rsidRDefault="0045368D" w:rsidP="00C44759">
      <w:pPr>
        <w:pStyle w:val="Heading1"/>
      </w:pPr>
      <w:r w:rsidRPr="0045368D">
        <w:t xml:space="preserve">Leveraging Machine Learning to Predict Academic Success: A Literature Review and </w:t>
      </w:r>
      <w:r w:rsidR="000030A4">
        <w:t xml:space="preserve">Bibliometric </w:t>
      </w:r>
      <w:r w:rsidRPr="0045368D">
        <w:t>Trend Analysis</w:t>
      </w:r>
    </w:p>
    <w:p w14:paraId="16994936" w14:textId="3BAB0B0B" w:rsidR="00431CE2" w:rsidRDefault="00431CE2" w:rsidP="00573B0C">
      <w:pPr>
        <w:pStyle w:val="Heading3"/>
        <w:rPr>
          <w:lang w:val="en-US"/>
        </w:rPr>
      </w:pPr>
      <w:r w:rsidRPr="00372C2B">
        <w:rPr>
          <w:lang w:val="en-US"/>
        </w:rPr>
        <w:t>Abstract</w:t>
      </w:r>
    </w:p>
    <w:p w14:paraId="42310223" w14:textId="727A63F8" w:rsidR="007F15BE" w:rsidRDefault="007F15BE" w:rsidP="00573B0C">
      <w:pPr>
        <w:pStyle w:val="Heading3"/>
        <w:rPr>
          <w:rFonts w:asciiTheme="minorHAnsi" w:eastAsiaTheme="minorHAnsi" w:hAnsiTheme="minorHAnsi" w:cstheme="minorBidi"/>
          <w:color w:val="auto"/>
          <w:sz w:val="22"/>
          <w:szCs w:val="22"/>
          <w:lang w:val="en-US"/>
        </w:rPr>
      </w:pPr>
      <w:r w:rsidRPr="00177B0F">
        <w:rPr>
          <w:rFonts w:asciiTheme="minorHAnsi" w:eastAsiaTheme="minorHAnsi" w:hAnsiTheme="minorHAnsi" w:cstheme="minorBidi"/>
          <w:color w:val="auto"/>
          <w:sz w:val="22"/>
          <w:szCs w:val="22"/>
          <w:lang w:val="en-US"/>
        </w:rPr>
        <w:t xml:space="preserve">This study examines the application of machine learning (ML) for predicting academic success through a literature review and bibliometric trend analysis. Using </w:t>
      </w:r>
      <w:proofErr w:type="gramStart"/>
      <w:r w:rsidRPr="00177B0F">
        <w:rPr>
          <w:rFonts w:asciiTheme="minorHAnsi" w:eastAsiaTheme="minorHAnsi" w:hAnsiTheme="minorHAnsi" w:cstheme="minorBidi"/>
          <w:color w:val="auto"/>
          <w:sz w:val="22"/>
          <w:szCs w:val="22"/>
          <w:lang w:val="en-US"/>
        </w:rPr>
        <w:t xml:space="preserve">the </w:t>
      </w:r>
      <w:r w:rsidR="00177B0F" w:rsidRPr="00177B0F">
        <w:rPr>
          <w:rFonts w:asciiTheme="minorHAnsi" w:eastAsiaTheme="minorHAnsi" w:hAnsiTheme="minorHAnsi" w:cstheme="minorBidi"/>
          <w:color w:val="auto"/>
          <w:sz w:val="22"/>
          <w:szCs w:val="22"/>
          <w:lang w:val="en-US"/>
        </w:rPr>
        <w:t>WOS</w:t>
      </w:r>
      <w:proofErr w:type="gramEnd"/>
      <w:r w:rsidR="00177B0F" w:rsidRPr="00177B0F">
        <w:rPr>
          <w:rFonts w:asciiTheme="minorHAnsi" w:eastAsiaTheme="minorHAnsi" w:hAnsiTheme="minorHAnsi" w:cstheme="minorBidi"/>
          <w:color w:val="auto"/>
          <w:sz w:val="22"/>
          <w:szCs w:val="22"/>
          <w:lang w:val="en-US"/>
        </w:rPr>
        <w:t xml:space="preserve">, SCOPUS, T&amp;F databases </w:t>
      </w:r>
      <w:r w:rsidRPr="00177B0F">
        <w:rPr>
          <w:rFonts w:asciiTheme="minorHAnsi" w:eastAsiaTheme="minorHAnsi" w:hAnsiTheme="minorHAnsi" w:cstheme="minorBidi"/>
          <w:color w:val="auto"/>
          <w:sz w:val="22"/>
          <w:szCs w:val="22"/>
          <w:lang w:val="en-US"/>
        </w:rPr>
        <w:t xml:space="preserve">and the PRISMA framework, </w:t>
      </w:r>
      <w:r w:rsidR="007C0130">
        <w:rPr>
          <w:rFonts w:asciiTheme="minorHAnsi" w:eastAsiaTheme="minorHAnsi" w:hAnsiTheme="minorHAnsi" w:cstheme="minorBidi"/>
          <w:color w:val="auto"/>
          <w:sz w:val="22"/>
          <w:szCs w:val="22"/>
          <w:lang w:val="en-US"/>
        </w:rPr>
        <w:t>184</w:t>
      </w:r>
      <w:r w:rsidRPr="00177B0F">
        <w:rPr>
          <w:rFonts w:asciiTheme="minorHAnsi" w:eastAsiaTheme="minorHAnsi" w:hAnsiTheme="minorHAnsi" w:cstheme="minorBidi"/>
          <w:color w:val="auto"/>
          <w:sz w:val="22"/>
          <w:szCs w:val="22"/>
          <w:lang w:val="en-US"/>
        </w:rPr>
        <w:t xml:space="preserve"> articles were analyzed to identify key research themes, publication trends, and methodological advancements. Results reveal a growing focus on ML’s potential to improve educational outcomes, with an emphasis on predictive analytics and performance modeling. Despite these advances, challenges such as inconsistent metadata, limited database coverage, and overuse of ML-related terminology persist.</w:t>
      </w:r>
    </w:p>
    <w:p w14:paraId="2B3C85A1" w14:textId="5A31C3CA" w:rsidR="00431CE2" w:rsidRPr="008C3573" w:rsidRDefault="00431CE2" w:rsidP="00573B0C">
      <w:pPr>
        <w:pStyle w:val="Heading3"/>
        <w:rPr>
          <w:lang w:val="en-US"/>
        </w:rPr>
      </w:pPr>
      <w:r w:rsidRPr="008C3573">
        <w:rPr>
          <w:lang w:val="en-US"/>
        </w:rPr>
        <w:t>Keywords</w:t>
      </w:r>
    </w:p>
    <w:p w14:paraId="10829AD3" w14:textId="248A41F6" w:rsidR="00755824" w:rsidRPr="001217F3" w:rsidRDefault="00587AAD" w:rsidP="00331855">
      <w:pPr>
        <w:rPr>
          <w:lang w:val="en-US"/>
        </w:rPr>
      </w:pPr>
      <w:r>
        <w:rPr>
          <w:lang w:val="en-US"/>
        </w:rPr>
        <w:t>data</w:t>
      </w:r>
      <w:r w:rsidRPr="00587AAD">
        <w:rPr>
          <w:lang w:val="en-US"/>
        </w:rPr>
        <w:t xml:space="preserve"> mining; machine learning; </w:t>
      </w:r>
      <w:r>
        <w:rPr>
          <w:lang w:val="en-US"/>
        </w:rPr>
        <w:t>academic success</w:t>
      </w:r>
      <w:r w:rsidRPr="00587AAD">
        <w:rPr>
          <w:lang w:val="en-US"/>
        </w:rPr>
        <w:t xml:space="preserve">; </w:t>
      </w:r>
      <w:r>
        <w:rPr>
          <w:lang w:val="en-US"/>
        </w:rPr>
        <w:t xml:space="preserve">educational analysis; </w:t>
      </w:r>
      <w:r w:rsidRPr="00587AAD">
        <w:rPr>
          <w:lang w:val="en-US"/>
        </w:rPr>
        <w:t>systematic literature review</w:t>
      </w:r>
      <w:r>
        <w:rPr>
          <w:lang w:val="en-US"/>
        </w:rPr>
        <w:t>; bibliographical analysis</w:t>
      </w:r>
    </w:p>
    <w:p w14:paraId="6E27A2A0" w14:textId="20919FAE" w:rsidR="00406C04" w:rsidRPr="0045368D" w:rsidRDefault="005F1862" w:rsidP="00406C04">
      <w:pPr>
        <w:pStyle w:val="Heading2"/>
        <w:numPr>
          <w:ilvl w:val="0"/>
          <w:numId w:val="11"/>
        </w:numPr>
        <w:rPr>
          <w:lang w:val="en-US"/>
        </w:rPr>
      </w:pPr>
      <w:r w:rsidRPr="009B775D">
        <w:rPr>
          <w:lang w:val="en-US"/>
        </w:rPr>
        <w:t>Introduction</w:t>
      </w:r>
    </w:p>
    <w:p w14:paraId="3CDE0FC3" w14:textId="20A8E459" w:rsidR="0045368D" w:rsidRDefault="0045368D" w:rsidP="0045368D">
      <w:pPr>
        <w:rPr>
          <w:lang w:val="en-US"/>
        </w:rPr>
      </w:pPr>
      <w:r w:rsidRPr="0045368D">
        <w:rPr>
          <w:lang w:val="en-US"/>
        </w:rPr>
        <w:t>In today’s complex world, predicting academic success has become a key focus in education research</w:t>
      </w:r>
      <w:r w:rsidR="00D41C25">
        <w:rPr>
          <w:lang w:val="en-US"/>
        </w:rPr>
        <w:t xml:space="preserve"> </w:t>
      </w:r>
      <w:r w:rsidR="00D41C25">
        <w:rPr>
          <w:lang w:val="en-US"/>
        </w:rPr>
        <w:fldChar w:fldCharType="begin"/>
      </w:r>
      <w:r w:rsidR="00D41C25">
        <w:rPr>
          <w:lang w:val="en-US"/>
        </w:rPr>
        <w:instrText xml:space="preserve"> ADDIN ZOTERO_ITEM CSL_CITATION {"citationID":"oUUuCGBl","properties":{"formattedCitation":"(Guanin-Fajardo et al., 2024)","plainCitation":"(Guanin-Fajardo et al., 2024)","noteIndex":0},"citationItems":[{"id":929,"uris":["http://zotero.org/users/local/ZlhuMgGE/items/GB58DGQG"],"itemData":{"id":929,"type":"article-journal","abstract":"College context and academic performance are important determinants of academic success; using students’ prior experience with machine learning techniques to predict academic success before the end of the first year reinforces college self-efficacy. Dropout prediction is related to student retention and has been studied extensively in recent work; however, there is little literature on predicting academic success using educational machine learning. For this reason, CRISP-DM methodology was applied to extract relevant knowledge and features from the data. The dataset examined consists of 6690 records and 21 variables with academic and socioeconomic information. Preprocessing techniques and classification algorithms were analyzed. The area under the curve was used to measure the effectiveness of the algorithm; XGBoost had an AUC = 87.75% and correctly classified eight out of ten cases, while the decision tree improved interpretation with ten rules in seven out of ten cases. Recognizing the gaps in the study and that on-time completion of college consolidates college self-efficacy, creating intervention and support strategies to retain students is a priority for decision makers. Assessing the fairness and discrimination of the algorithms was the main limitation of this work. In the future, we intend to apply the extracted knowledge and learn about its influence of on university management.","container-title":"Data","DOI":"10.3390/data9040060","ISSN":"2306-5729","issue":"4","journalAbbreviation":"Data","language":"en","license":"https://creativecommons.org/licenses/by/4.0/","page":"60","source":"DOI.org (Crossref)","title":"Predicting Academic Success of College Students Using Machine Learning Techniques","volume":"9","author":[{"family":"Guanin-Fajardo","given":"Jorge Humberto"},{"family":"Guaña-Moya","given":"Javier"},{"family":"Casillas","given":"Jorge"}],"issued":{"date-parts":[["2024",4,22]]}}}],"schema":"https://github.com/citation-style-language/schema/raw/master/csl-citation.json"} </w:instrText>
      </w:r>
      <w:r w:rsidR="00D41C25">
        <w:rPr>
          <w:lang w:val="en-US"/>
        </w:rPr>
        <w:fldChar w:fldCharType="separate"/>
      </w:r>
      <w:r w:rsidR="00D41C25" w:rsidRPr="00D41C25">
        <w:rPr>
          <w:rFonts w:ascii="Calibri" w:hAnsi="Calibri" w:cs="Calibri"/>
        </w:rPr>
        <w:t>(Guanin-Fajardo et al., 2024)</w:t>
      </w:r>
      <w:r w:rsidR="00D41C25">
        <w:rPr>
          <w:lang w:val="en-US"/>
        </w:rPr>
        <w:fldChar w:fldCharType="end"/>
      </w:r>
      <w:r w:rsidR="00567D6B">
        <w:rPr>
          <w:lang w:val="en-US"/>
        </w:rPr>
        <w:t xml:space="preserve"> forming key research theme in learning analytics (Jovanović et al., 2021)</w:t>
      </w:r>
      <w:r w:rsidRPr="0045368D">
        <w:rPr>
          <w:lang w:val="en-US"/>
        </w:rPr>
        <w:t>. As the demand for skilled professionals grows, understanding what helps students succeed is more important than ever. This has led to a surge in studies aiming to predict academic outcomes, such as graduation rates and the likelihood of student dropouts</w:t>
      </w:r>
      <w:r w:rsidR="00C23FA3">
        <w:rPr>
          <w:lang w:val="en-US"/>
        </w:rPr>
        <w:t>, or grade point average itself</w:t>
      </w:r>
      <w:r w:rsidRPr="0045368D">
        <w:rPr>
          <w:lang w:val="en-US"/>
        </w:rPr>
        <w:t>.</w:t>
      </w:r>
    </w:p>
    <w:p w14:paraId="13A05C26" w14:textId="7AF35BC3" w:rsidR="00EB7F74" w:rsidRDefault="00585C14" w:rsidP="0045368D">
      <w:pPr>
        <w:rPr>
          <w:lang w:val="en-US"/>
        </w:rPr>
      </w:pPr>
      <w:r w:rsidRPr="00585C14">
        <w:rPr>
          <w:lang w:val="en-US"/>
        </w:rPr>
        <w:t xml:space="preserve">Student </w:t>
      </w:r>
      <w:r w:rsidR="00696909">
        <w:rPr>
          <w:lang w:val="en-US"/>
        </w:rPr>
        <w:t xml:space="preserve">academic </w:t>
      </w:r>
      <w:r w:rsidRPr="00585C14">
        <w:rPr>
          <w:lang w:val="en-US"/>
        </w:rPr>
        <w:t>success is a key indicator of educational quality</w:t>
      </w:r>
      <w:r w:rsidR="00696909">
        <w:rPr>
          <w:lang w:val="en-US"/>
        </w:rPr>
        <w:t xml:space="preserve"> indicating students’ </w:t>
      </w:r>
      <w:proofErr w:type="spellStart"/>
      <w:r w:rsidR="00696909">
        <w:rPr>
          <w:lang w:val="en-US"/>
        </w:rPr>
        <w:t>behaviours</w:t>
      </w:r>
      <w:proofErr w:type="spellEnd"/>
      <w:r w:rsidR="00696909">
        <w:rPr>
          <w:lang w:val="en-US"/>
        </w:rPr>
        <w:t xml:space="preserve"> aiming at accomplishing academic goals </w:t>
      </w:r>
      <w:r w:rsidR="00C64B13">
        <w:rPr>
          <w:lang w:val="en-US"/>
        </w:rPr>
        <w:t>with</w:t>
      </w:r>
      <w:r w:rsidR="00696909">
        <w:rPr>
          <w:lang w:val="en-US"/>
        </w:rPr>
        <w:t xml:space="preserve"> persistence in course and degree </w:t>
      </w:r>
      <w:proofErr w:type="spellStart"/>
      <w:r w:rsidR="00696909">
        <w:rPr>
          <w:lang w:val="en-US"/>
        </w:rPr>
        <w:t>completition</w:t>
      </w:r>
      <w:proofErr w:type="spellEnd"/>
      <w:r w:rsidR="00696909">
        <w:rPr>
          <w:lang w:val="en-US"/>
        </w:rPr>
        <w:t xml:space="preserve"> (</w:t>
      </w:r>
      <w:r w:rsidR="00C64B13">
        <w:rPr>
          <w:lang w:val="en-US"/>
        </w:rPr>
        <w:t xml:space="preserve">Crisp et al., 2015; </w:t>
      </w:r>
      <w:r w:rsidR="00696909">
        <w:rPr>
          <w:lang w:val="en-US"/>
        </w:rPr>
        <w:t>Eather et al., 2015).</w:t>
      </w:r>
      <w:r w:rsidR="00B9795C">
        <w:rPr>
          <w:lang w:val="en-US"/>
        </w:rPr>
        <w:t xml:space="preserve"> </w:t>
      </w:r>
      <w:r w:rsidR="00840B39">
        <w:rPr>
          <w:lang w:val="en-US"/>
        </w:rPr>
        <w:t xml:space="preserve">The wide range of factors at educational, psychological, environmental, and social level influence academic achievements (Tinto, 1975). </w:t>
      </w:r>
      <w:r>
        <w:rPr>
          <w:lang w:val="en-US"/>
        </w:rPr>
        <w:fldChar w:fldCharType="begin"/>
      </w:r>
      <w:r w:rsidR="002F595E">
        <w:rPr>
          <w:lang w:val="en-US"/>
        </w:rPr>
        <w:instrText xml:space="preserve"> ADDIN ZOTERO_ITEM CSL_CITATION {"citationID":"97c4fpwz","properties":{"formattedCitation":"(York et al., 2015)","plainCitation":"(York et al., 2015)","dontUpdate":true,"noteIndex":0},"citationItems":[{"id":937,"uris":["http://zotero.org/users/local/ZlhuMgGE/items/WC3DHG4Z"],"itemData":{"id":937,"type":"article-journal","abstract":"Despite, and perhaps because of its amorphous nature, the term â€˜academic successâ€™ is one of the most widely used constructs in educational research and assessment within higher education. This paper conducts an analytic literature review to examine the use and operationalization of the term in multiple academic fields. Dominant definitions of the term are conceptually evaluated using Astinâ€™s I-E-O model resulting in the proposition of a revised definition and new conceptual model of academic success. Measurements of academic success found throughout the literature are presented in accordance with the presented model of academic success. These measurements are provided with details in a user-friendly table (Appendix B). Results also indicate that grades and GPA are the most commonly used measure of academic success. Finally, recommendations are given for future research and practice to increase effective assessment of academic success. Accessed 112,251 times on https://pareonline.net from March 15, 2015 to December 31, 2019. For downloads from January 1, 2020 forward, please click on the PlumX Metrics link to the right.","container-title":"Practical Assessment, Research, and Evaluation","DOI":"10.7275/HZ5X-TX03","issue":"1","note":"publisher: University of Massachusetts Amherst","page":"5","source":"DOI.org (Datacite)","title":"Defining and Measuring Academic Success","volume":"20","author":[{"family":"York","given":"Travis T."},{"family":"Gibson","given":"Charles"},{"family":"Rankin","given":"Susan"}],"issued":{"date-parts":[["2015"]]}}}],"schema":"https://github.com/citation-style-language/schema/raw/master/csl-citation.json"} </w:instrText>
      </w:r>
      <w:r>
        <w:rPr>
          <w:lang w:val="en-US"/>
        </w:rPr>
        <w:fldChar w:fldCharType="separate"/>
      </w:r>
      <w:r w:rsidR="00D40FDF" w:rsidRPr="00D40FDF">
        <w:rPr>
          <w:rFonts w:ascii="Calibri" w:hAnsi="Calibri" w:cs="Calibri"/>
        </w:rPr>
        <w:t xml:space="preserve">York et al., </w:t>
      </w:r>
      <w:r w:rsidR="00EB7F74">
        <w:rPr>
          <w:rFonts w:ascii="Calibri" w:hAnsi="Calibri" w:cs="Calibri"/>
        </w:rPr>
        <w:t>(</w:t>
      </w:r>
      <w:r w:rsidR="00D40FDF" w:rsidRPr="00D40FDF">
        <w:rPr>
          <w:rFonts w:ascii="Calibri" w:hAnsi="Calibri" w:cs="Calibri"/>
        </w:rPr>
        <w:t>2015)</w:t>
      </w:r>
      <w:r>
        <w:rPr>
          <w:lang w:val="en-US"/>
        </w:rPr>
        <w:fldChar w:fldCharType="end"/>
      </w:r>
      <w:r w:rsidRPr="00585C14">
        <w:rPr>
          <w:lang w:val="en-US"/>
        </w:rPr>
        <w:t xml:space="preserve"> </w:t>
      </w:r>
      <w:r>
        <w:rPr>
          <w:lang w:val="en-US"/>
        </w:rPr>
        <w:t>define academic success as a sum of</w:t>
      </w:r>
      <w:r w:rsidRPr="00585C14">
        <w:rPr>
          <w:lang w:val="en-US"/>
        </w:rPr>
        <w:t xml:space="preserve"> six core components: academic achievement, satisfaction, skill acquisition, persistence, learning objectives, and career success</w:t>
      </w:r>
      <w:r>
        <w:rPr>
          <w:lang w:val="en-US"/>
        </w:rPr>
        <w:t xml:space="preserve">, </w:t>
      </w:r>
      <w:r w:rsidR="00B9795C">
        <w:rPr>
          <w:lang w:val="en-US"/>
        </w:rPr>
        <w:t>though it is often reduced to g</w:t>
      </w:r>
      <w:r>
        <w:rPr>
          <w:lang w:val="en-US"/>
        </w:rPr>
        <w:t xml:space="preserve">rade point average </w:t>
      </w:r>
      <w:r w:rsidR="00B9795C">
        <w:rPr>
          <w:lang w:val="en-US"/>
        </w:rPr>
        <w:t>alone</w:t>
      </w:r>
      <w:r>
        <w:rPr>
          <w:lang w:val="en-US"/>
        </w:rPr>
        <w:t xml:space="preserve"> </w:t>
      </w:r>
      <w:commentRangeStart w:id="0"/>
      <w:r>
        <w:rPr>
          <w:lang w:val="en-US"/>
        </w:rPr>
        <w:fldChar w:fldCharType="begin"/>
      </w:r>
      <w:r>
        <w:rPr>
          <w:lang w:val="en-US"/>
        </w:rPr>
        <w:instrText xml:space="preserve"> ADDIN ZOTERO_ITEM CSL_CITATION {"citationID":"cRa6vjPd","properties":{"formattedCitation":"(Alyahyan &amp; D\\uc0\\u252{}\\uc0\\u351{}teg\\uc0\\u246{}r, 2020)","plainCitation":"(Alyahyan &amp; Düştegör, 2020)","noteIndex":0},"citationItems":[{"id":935,"uris":["http://zotero.org/users/local/ZlhuMgGE/items/X8ZZYEJ2"],"itemData":{"id":935,"type":"article-journal","abstract":"Abstract\n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lang w:val="en-US"/>
        </w:rPr>
        <w:fldChar w:fldCharType="separate"/>
      </w:r>
      <w:r w:rsidRPr="00585C14">
        <w:rPr>
          <w:rFonts w:ascii="Calibri" w:hAnsi="Calibri" w:cs="Calibri"/>
          <w:kern w:val="0"/>
        </w:rPr>
        <w:t>(Alyahyan &amp; Düştegör, 2020)</w:t>
      </w:r>
      <w:r>
        <w:rPr>
          <w:lang w:val="en-US"/>
        </w:rPr>
        <w:fldChar w:fldCharType="end"/>
      </w:r>
      <w:r>
        <w:rPr>
          <w:lang w:val="en-US"/>
        </w:rPr>
        <w:t>.</w:t>
      </w:r>
      <w:r w:rsidR="00261780">
        <w:rPr>
          <w:lang w:val="en-US"/>
        </w:rPr>
        <w:t xml:space="preserve"> </w:t>
      </w:r>
      <w:commentRangeEnd w:id="0"/>
      <w:r w:rsidR="00EB2DCB">
        <w:rPr>
          <w:rStyle w:val="CommentReference"/>
        </w:rPr>
        <w:commentReference w:id="0"/>
      </w:r>
      <w:r w:rsidR="00B9795C" w:rsidRPr="00B9795C">
        <w:rPr>
          <w:lang w:val="en-US"/>
        </w:rPr>
        <w:t>This overlaps with what students perceive as academic success</w:t>
      </w:r>
      <w:r w:rsidR="00B9795C">
        <w:rPr>
          <w:lang w:val="en-US"/>
        </w:rPr>
        <w:t xml:space="preserve">, </w:t>
      </w:r>
      <w:r w:rsidR="002F595E">
        <w:rPr>
          <w:lang w:val="en-US"/>
        </w:rPr>
        <w:t xml:space="preserve">i.e. </w:t>
      </w:r>
      <w:r w:rsidR="002F595E" w:rsidRPr="002F595E">
        <w:rPr>
          <w:lang w:val="en-US"/>
        </w:rPr>
        <w:t>a combination of outcomes including grades and more holistic outcomes of personal development and achievements</w:t>
      </w:r>
      <w:r w:rsidR="002F595E">
        <w:rPr>
          <w:lang w:val="en-US"/>
        </w:rPr>
        <w:t xml:space="preserve"> </w:t>
      </w:r>
      <w:r w:rsidR="002F595E">
        <w:rPr>
          <w:lang w:val="en-US"/>
        </w:rPr>
        <w:fldChar w:fldCharType="begin"/>
      </w:r>
      <w:r w:rsidR="002F595E">
        <w:rPr>
          <w:lang w:val="en-US"/>
        </w:rPr>
        <w:instrText xml:space="preserve"> ADDIN ZOTERO_ITEM CSL_CITATION {"citationID":"wagY6dJY","properties":{"formattedCitation":"(Lynam et al., 2024)","plainCitation":"(Lynam et al., 2024)","noteIndex":0},"citationItems":[{"id":950,"uris":["http://zotero.org/users/local/ZlhuMgGE/items/SBG6AK9M"],"itemData":{"id":950,"type":"article-journal","container-title":"Educational Review","DOI":"10.1080/00131911.2022.2052808","ISSN":"0013-1911, 1465-3397","issue":"3","journalAbbreviation":"Educational Review","language":"en","page":"586-604","source":"DOI.org (Crossref)","title":"An evaluation of the factors that influence academic success as defined by engaged students","volume":"76","author":[{"family":"Lynam","given":"Siobhan"},{"family":"Cachia","given":"Moira"},{"family":"Stock","given":"Rosemary"}],"issued":{"date-parts":[["2024",4,15]]}}}],"schema":"https://github.com/citation-style-language/schema/raw/master/csl-citation.json"} </w:instrText>
      </w:r>
      <w:r w:rsidR="002F595E">
        <w:rPr>
          <w:lang w:val="en-US"/>
        </w:rPr>
        <w:fldChar w:fldCharType="separate"/>
      </w:r>
      <w:r w:rsidR="002F595E" w:rsidRPr="002F595E">
        <w:rPr>
          <w:rFonts w:ascii="Calibri" w:hAnsi="Calibri" w:cs="Calibri"/>
        </w:rPr>
        <w:t>(Lynam et al., 2024)</w:t>
      </w:r>
      <w:r w:rsidR="002F595E">
        <w:rPr>
          <w:lang w:val="en-US"/>
        </w:rPr>
        <w:fldChar w:fldCharType="end"/>
      </w:r>
      <w:r w:rsidR="002F595E">
        <w:rPr>
          <w:lang w:val="en-US"/>
        </w:rPr>
        <w:t xml:space="preserve">. </w:t>
      </w:r>
      <w:r w:rsidR="00B9795C" w:rsidRPr="00B9795C">
        <w:rPr>
          <w:lang w:val="en-US"/>
        </w:rPr>
        <w:t>Academic success varies significantly among individuals</w:t>
      </w:r>
      <w:r w:rsidR="002F595E">
        <w:rPr>
          <w:lang w:val="en-US"/>
        </w:rPr>
        <w:t xml:space="preserve"> </w:t>
      </w:r>
      <w:r w:rsidR="002F595E">
        <w:rPr>
          <w:lang w:val="en-US"/>
        </w:rPr>
        <w:fldChar w:fldCharType="begin"/>
      </w:r>
      <w:r w:rsidR="002F595E">
        <w:rPr>
          <w:lang w:val="en-US"/>
        </w:rPr>
        <w:instrText xml:space="preserve"> ADDIN ZOTERO_ITEM CSL_CITATION {"citationID":"1jvlSavW","properties":{"formattedCitation":"(Schillereff et al., 2023)","plainCitation":"(Schillereff et al., 2023)","noteIndex":0},"citationItems":[{"id":952,"uris":["http://zotero.org/users/local/ZlhuMgGE/items/PARTFADB"],"itemData":{"id":952,"type":"article-journal","abstract":"Abstract\n            How one individual characterises another successful individual varies widely. At a time when work–life balance and the use of metrics are key concerns within the academic landscape, Early Career Academics (ECAs) are voicing particular worries about the opacity with which we discuss and define success in academia, which influences recruitment and progression in unseen ways. Drawing on the results of a survey of 92 geomorphologists, earth and environmental scientists (96% from Europe or North America) and textual analysis of 54 job advertisements for early career positions at UK institutions spanning 2010–2021, we posit that there is a divergence between the perceptions, expectations and realities of academic success and that this has widened over the last decade. We find limited evidence of gendered differences in how academics define success, in stark contrast to employment and promotion outcomes within universities. We also find notable differences in how individual, more senior academics value publications and grant capture, which is at odds with advice usually given to ECAs. This mismatch is reinforced by the steady rise in the total number of essential job criteria listed on job advertisements for early career positions. Strong applicants are expected to excel in more areas than a decade ago. We put forward a series of recommendations implementable at local levels (e.g., research groups, learned society committees, departments) to help ensure markers of success are defined, valued and implemented in more appropriate and consistent ways. These include: the necessity of establishing clear guidelines for recruitment, promotion and awards, and ensuring these are visible and accessible; greater transparency around the weightings given to different criteria in a job advert; and a call to the community to reflect on how our individual markers of success match our career advice and the decisions taken by hiring or promotion panels we sit on.","container-title":"Earth Surface Processes and Landforms","DOI":"10.1002/esp.5634","ISSN":"0197-9337, 1096-9837","issue":"12","journalAbbreviation":"Earth Surf Processes Landf","language":"en","page":"2387-2394","source":"DOI.org (Crossref)","title":"Evaluating success in a changing academic landscape","volume":"48","author":[{"family":"Schillereff","given":"Daniel"},{"family":"Clarke","given":"Lucy"},{"family":"Shuttleworth","given":"Emma"},{"family":"Alderson","given":"Danielle"}],"issued":{"date-parts":[["2023",9,30]]}}}],"schema":"https://github.com/citation-style-language/schema/raw/master/csl-citation.json"} </w:instrText>
      </w:r>
      <w:r w:rsidR="002F595E">
        <w:rPr>
          <w:lang w:val="en-US"/>
        </w:rPr>
        <w:fldChar w:fldCharType="separate"/>
      </w:r>
      <w:r w:rsidR="002F595E" w:rsidRPr="002F595E">
        <w:rPr>
          <w:rFonts w:ascii="Calibri" w:hAnsi="Calibri" w:cs="Calibri"/>
        </w:rPr>
        <w:t>(Schillereff et al., 2023)</w:t>
      </w:r>
      <w:r w:rsidR="002F595E">
        <w:rPr>
          <w:lang w:val="en-US"/>
        </w:rPr>
        <w:fldChar w:fldCharType="end"/>
      </w:r>
      <w:r w:rsidR="002F595E">
        <w:rPr>
          <w:lang w:val="en-US"/>
        </w:rPr>
        <w:t xml:space="preserve">, and is </w:t>
      </w:r>
      <w:r w:rsidR="00B9795C">
        <w:rPr>
          <w:lang w:val="en-US"/>
        </w:rPr>
        <w:t>shaped</w:t>
      </w:r>
      <w:r w:rsidR="002F595E">
        <w:rPr>
          <w:lang w:val="en-US"/>
        </w:rPr>
        <w:t xml:space="preserve"> by a combination of personal factors </w:t>
      </w:r>
      <w:r w:rsidR="007B4BBE">
        <w:rPr>
          <w:lang w:val="en-US"/>
        </w:rPr>
        <w:fldChar w:fldCharType="begin"/>
      </w:r>
      <w:r w:rsidR="007B4BBE">
        <w:rPr>
          <w:lang w:val="en-US"/>
        </w:rPr>
        <w:instrText xml:space="preserve"> ADDIN ZOTERO_ITEM CSL_CITATION {"citationID":"fSs03y0i","properties":{"formattedCitation":"(Acosta-Gonzaga, 2023)","plainCitation":"(Acosta-Gonzaga, 2023)","noteIndex":0},"citationItems":[{"id":954,"uris":["http://zotero.org/users/local/ZlhuMgGE/items/BY83RGFC"],"itemData":{"id":954,"type":"article-journal","abstract":"The success or failure of a student depends on several factors, including self-esteem, academic engagement, and motivation. Self-esteem and motivation have been found to influence academic engagement, which, in turn, contributes to academic performance. Through a quantitative study, 243 university students were surveyed to analyze the effects of self-esteem and motivation on their academic engagement, which would be reflected in their academic performance. The results show that self-esteem has effects on emotional and behavioral disengagement. Motivation shows greater effects on academic engagement, with metacognitive engagement predicting students’ academic performance. Therefore, promoting metacognitive strategies that help students learn to plan, monitor, and self-regulate their learning will contribute to their performance.","container-title":"Behavioral Sciences","DOI":"10.3390/bs13040348","ISSN":"2076-328X","issue":"4","journalAbbreviation":"Behavioral Sciences","language":"en","license":"https://creativecommons.org/licenses/by/4.0/","page":"348","source":"DOI.org (Crossref)","title":"The Effects of Self-Esteem and Academic Engagement on University Students’ Performance","volume":"13","author":[{"family":"Acosta-Gonzaga","given":"Elizabeth"}],"issued":{"date-parts":[["2023",4,21]]}}}],"schema":"https://github.com/citation-style-language/schema/raw/master/csl-citation.json"} </w:instrText>
      </w:r>
      <w:r w:rsidR="007B4BBE">
        <w:rPr>
          <w:lang w:val="en-US"/>
        </w:rPr>
        <w:fldChar w:fldCharType="separate"/>
      </w:r>
      <w:r w:rsidR="007B4BBE" w:rsidRPr="007B4BBE">
        <w:rPr>
          <w:rFonts w:ascii="Calibri" w:hAnsi="Calibri" w:cs="Calibri"/>
        </w:rPr>
        <w:t>(Acosta-Gonzaga, 2023)</w:t>
      </w:r>
      <w:r w:rsidR="007B4BBE">
        <w:rPr>
          <w:lang w:val="en-US"/>
        </w:rPr>
        <w:fldChar w:fldCharType="end"/>
      </w:r>
      <w:r w:rsidR="007B4BBE">
        <w:rPr>
          <w:lang w:val="en-US"/>
        </w:rPr>
        <w:t xml:space="preserve"> </w:t>
      </w:r>
      <w:r w:rsidR="002F595E">
        <w:rPr>
          <w:lang w:val="en-US"/>
        </w:rPr>
        <w:t>such as self-regulation, motivation</w:t>
      </w:r>
      <w:r w:rsidR="00D469A5">
        <w:rPr>
          <w:lang w:val="en-US"/>
        </w:rPr>
        <w:t>, and self-esteem</w:t>
      </w:r>
      <w:r w:rsidR="002F595E">
        <w:rPr>
          <w:lang w:val="en-US"/>
        </w:rPr>
        <w:t xml:space="preserve">; environmental factors </w:t>
      </w:r>
      <w:r w:rsidR="007B4BBE">
        <w:rPr>
          <w:lang w:val="en-US"/>
        </w:rPr>
        <w:t xml:space="preserve"> </w:t>
      </w:r>
      <w:r w:rsidR="007B4BBE">
        <w:rPr>
          <w:lang w:val="en-US"/>
        </w:rPr>
        <w:fldChar w:fldCharType="begin"/>
      </w:r>
      <w:r w:rsidR="007B4BBE">
        <w:rPr>
          <w:lang w:val="en-US"/>
        </w:rPr>
        <w:instrText xml:space="preserve"> ADDIN ZOTERO_ITEM CSL_CITATION {"citationID":"acndikPm","properties":{"formattedCitation":"(Edgerton &amp; McKechnie, 2023)","plainCitation":"(Edgerton &amp; McKechnie, 2023)","noteIndex":0},"citationItems":[{"id":956,"uris":["http://zotero.org/users/local/ZlhuMgGE/items/GMLWW95A"],"itemData":{"id":956,"type":"article-journal","abstract":"Research within an educational context has demonstrated the importance of variables such as socioeconomic status, gender and school attendance as predictors of academic achievement, however research investigating the role of the physical learning environment on academic achievement is more limited and what research has been conducted often focuses on objective characteristics such as temperature, air quality and noise. In contrast this study measures students’ subjective perceptions of their physical school environment and explores how these perceptions along with socioeconomic status, gender and school attendance relate to academic achievement. In addition, we also examined a range of other important variables that could be potential mediating factors between environmental perceptions and academic achievement. The study was conducted with 441, S5 students in five secondary schools in Scotland. Students completed a questionnaire that measured their perceptions of their school environment, their behavior in school, and their learning goals. In addition, data on student academic achievement, attendance and socioeconomic status was provided by the Local Authority. Regression analysis indicates that students’ subjective perceptions of their physical school environment, along with attendance, socioeconomic status and gender are all significantly related to academic achievement. In addition, subsequent analysis indicates that the relationship between students’ subjective perceptions of their physical school environment and academic achievement is mediated by important “in-school behaviours,” namely engaging behavior and environmental difficulty. The implications of these findings are discussed in terms of the direct and indirect relationship between student perceptions of their school environment and their academic achievement.","container-title":"Frontiers in Psychology","DOI":"10.3389/fpsyg.2022.959259","ISSN":"1664-1078","journalAbbreviation":"Front. Psychol.","page":"959259","source":"DOI.org (Crossref)","title":"The relationship between student’s perceptions of their school environment and academic achievement","volume":"13","author":[{"family":"Edgerton","given":"Edward"},{"family":"McKechnie","given":"Jim"}],"issued":{"date-parts":[["2023",2,1]]}}}],"schema":"https://github.com/citation-style-language/schema/raw/master/csl-citation.json"} </w:instrText>
      </w:r>
      <w:r w:rsidR="007B4BBE">
        <w:rPr>
          <w:lang w:val="en-US"/>
        </w:rPr>
        <w:fldChar w:fldCharType="separate"/>
      </w:r>
      <w:r w:rsidR="007B4BBE" w:rsidRPr="007B4BBE">
        <w:rPr>
          <w:rFonts w:ascii="Calibri" w:hAnsi="Calibri" w:cs="Calibri"/>
        </w:rPr>
        <w:t>(Edgerton &amp; McKechnie, 2023)</w:t>
      </w:r>
      <w:r w:rsidR="007B4BBE">
        <w:rPr>
          <w:lang w:val="en-US"/>
        </w:rPr>
        <w:fldChar w:fldCharType="end"/>
      </w:r>
      <w:r w:rsidR="007B4BBE">
        <w:rPr>
          <w:lang w:val="en-US"/>
        </w:rPr>
        <w:t xml:space="preserve"> </w:t>
      </w:r>
      <w:r w:rsidR="002F595E">
        <w:rPr>
          <w:lang w:val="en-US"/>
        </w:rPr>
        <w:t>like socioeconomic status, school environment, and peer support; and lifestyle factors</w:t>
      </w:r>
      <w:r w:rsidR="007B4BBE">
        <w:rPr>
          <w:lang w:val="en-US"/>
        </w:rPr>
        <w:t xml:space="preserve"> </w:t>
      </w:r>
      <w:r w:rsidR="007B4BBE">
        <w:rPr>
          <w:lang w:val="en-US"/>
        </w:rPr>
        <w:fldChar w:fldCharType="begin"/>
      </w:r>
      <w:r w:rsidR="007B4BBE">
        <w:rPr>
          <w:lang w:val="en-US"/>
        </w:rPr>
        <w:instrText xml:space="preserve"> ADDIN ZOTERO_ITEM CSL_CITATION {"citationID":"YVVBLWZi","properties":{"formattedCitation":"(Kassaw &amp; Demareva, 2023)","plainCitation":"(Kassaw &amp; Demareva, 2023)","noteIndex":0},"citationItems":[{"id":958,"uris":["http://zotero.org/users/local/ZlhuMgGE/items/UUASNKU6"],"itemData":{"id":958,"type":"article-journal","abstract":"Background\n              Academic success is a measure of students’ ability to attain their educational objectives, often assessed through regular evaluations or examinations. To establish effective policies and programs that align with academic accomplishments, conducting comprehensive data analysis is pivotal. Hence, this systematic review aimed to synthesize the factors impeding the academic achievements of Ethiopian students in higher education.\n            \n            \n              Methods\n              A comprehensive review was conducted on studies involving Ethiopian university students from 2013 to 2022. The review encompassed 24 papers that were gathered from different databases like PubMed, Google Scholar, African Journals Online, Scopus, and Web of Science.\n            \n            \n              Results\n              The findings of this research revealed that inadequate classroom environments, experiencing dysmenorrhea, and engaging in excessive social media usage were all linked to a decline in academic performance. Conversely, adopting healthy sleep habits, achieving high scores in entrance exams, and avoiding recent substance abuse were all factors positively influencing academic success. In addition, there was a positive correlation between academic excellence and being a health science college student and age range of 20 to 24 years old.\n            \n            \n              Conclusion\n              To enhance academic performance, it is crucial to address the negative factors identified, such as inadequate classroom environments, dysmenorrhea, and excessive social media usage, while promoting positive factors like healthy sleep habits, high scores in exams, and avoiding substance abuse. Additionally, being a health science college student and belonging to the age range of 20 to 24 were found to be associated with academic excellence.","container-title":"PLOS ONE","DOI":"10.1371/journal.pone.0294585","ISSN":"1932-6203","issue":"11","journalAbbreviation":"PLoS ONE","language":"en","page":"e0294585","source":"DOI.org (Crossref)","title":"Determinants of academic achievement among higher education student found in low resource setting, A systematic review","volume":"18","author":[{"family":"Kassaw","given":"Chalachew"},{"family":"Demareva","given":"Valeriia"}],"editor":[{"family":"Ansari","given":"Mukhtar"}],"issued":{"date-parts":[["2023",11,20]]}}}],"schema":"https://github.com/citation-style-language/schema/raw/master/csl-citation.json"} </w:instrText>
      </w:r>
      <w:r w:rsidR="007B4BBE">
        <w:rPr>
          <w:lang w:val="en-US"/>
        </w:rPr>
        <w:fldChar w:fldCharType="separate"/>
      </w:r>
      <w:r w:rsidR="007B4BBE" w:rsidRPr="007B4BBE">
        <w:rPr>
          <w:rFonts w:ascii="Calibri" w:hAnsi="Calibri" w:cs="Calibri"/>
        </w:rPr>
        <w:t>(Kassaw &amp; Demareva, 2023)</w:t>
      </w:r>
      <w:r w:rsidR="007B4BBE">
        <w:rPr>
          <w:lang w:val="en-US"/>
        </w:rPr>
        <w:fldChar w:fldCharType="end"/>
      </w:r>
      <w:r w:rsidR="002F595E">
        <w:rPr>
          <w:lang w:val="en-US"/>
        </w:rPr>
        <w:t xml:space="preserve"> including dietary habits, sleep, and stress management</w:t>
      </w:r>
      <w:r w:rsidR="007B4BBE">
        <w:rPr>
          <w:lang w:val="en-US"/>
        </w:rPr>
        <w:t>.</w:t>
      </w:r>
      <w:r w:rsidR="00340ED8">
        <w:rPr>
          <w:lang w:val="en-US"/>
        </w:rPr>
        <w:t xml:space="preserve"> </w:t>
      </w:r>
      <w:ins w:id="1" w:author="Istenič, Andreja" w:date="2025-02-12T04:58:00Z">
        <w:r w:rsidR="00733CE0">
          <w:rPr>
            <w:lang w:val="en-US"/>
          </w:rPr>
          <w:t>Predictive models of stud</w:t>
        </w:r>
        <w:r w:rsidR="00340ED8">
          <w:rPr>
            <w:lang w:val="en-US"/>
          </w:rPr>
          <w:t>e</w:t>
        </w:r>
      </w:ins>
      <w:ins w:id="2" w:author="Istenič, Andreja" w:date="2025-02-12T05:38:00Z">
        <w:r w:rsidR="00733CE0">
          <w:rPr>
            <w:lang w:val="en-US"/>
          </w:rPr>
          <w:t>n</w:t>
        </w:r>
      </w:ins>
      <w:ins w:id="3" w:author="Istenič, Andreja" w:date="2025-02-12T04:58:00Z">
        <w:r w:rsidR="00733CE0">
          <w:rPr>
            <w:lang w:val="en-US"/>
          </w:rPr>
          <w:t>t</w:t>
        </w:r>
        <w:r w:rsidR="00340ED8">
          <w:rPr>
            <w:lang w:val="en-US"/>
          </w:rPr>
          <w:t xml:space="preserve"> academic performance are using </w:t>
        </w:r>
        <w:proofErr w:type="gramStart"/>
        <w:r w:rsidR="00340ED8">
          <w:rPr>
            <w:lang w:val="en-US"/>
          </w:rPr>
          <w:t>…..</w:t>
        </w:r>
        <w:proofErr w:type="gramEnd"/>
        <w:r w:rsidR="00340ED8">
          <w:rPr>
            <w:lang w:val="en-US"/>
          </w:rPr>
          <w:t xml:space="preserve"> </w:t>
        </w:r>
        <w:commentRangeStart w:id="4"/>
        <w:r w:rsidR="00340ED8">
          <w:rPr>
            <w:lang w:val="en-US"/>
          </w:rPr>
          <w:t>(Umer et al., 2023).</w:t>
        </w:r>
      </w:ins>
      <w:commentRangeEnd w:id="4"/>
      <w:ins w:id="5" w:author="Istenič, Andreja" w:date="2025-02-12T05:38:00Z">
        <w:r w:rsidR="00733CE0">
          <w:rPr>
            <w:rStyle w:val="CommentReference"/>
          </w:rPr>
          <w:commentReference w:id="4"/>
        </w:r>
      </w:ins>
    </w:p>
    <w:p w14:paraId="124CA909" w14:textId="77777777" w:rsidR="007B4BBE" w:rsidRDefault="007B4BBE" w:rsidP="007B4BBE">
      <w:pPr>
        <w:keepNext/>
      </w:pPr>
      <w:commentRangeStart w:id="6"/>
      <w:r>
        <w:rPr>
          <w:noProof/>
          <w:lang w:val="sl-SI" w:eastAsia="sl-SI"/>
        </w:rPr>
        <w:lastRenderedPageBreak/>
        <w:drawing>
          <wp:inline distT="0" distB="0" distL="0" distR="0" wp14:anchorId="79A4B4F8" wp14:editId="3EBF8F92">
            <wp:extent cx="3013364" cy="2265005"/>
            <wp:effectExtent l="0" t="0" r="0" b="2540"/>
            <wp:docPr id="161571705" name="Picture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622" cy="2268206"/>
                    </a:xfrm>
                    <a:prstGeom prst="rect">
                      <a:avLst/>
                    </a:prstGeom>
                    <a:noFill/>
                    <a:ln>
                      <a:noFill/>
                    </a:ln>
                  </pic:spPr>
                </pic:pic>
              </a:graphicData>
            </a:graphic>
          </wp:inline>
        </w:drawing>
      </w:r>
    </w:p>
    <w:p w14:paraId="707962BE" w14:textId="55BF998C" w:rsidR="007B4BBE" w:rsidRDefault="007B4BBE" w:rsidP="007B4BBE">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C4045">
        <w:rPr>
          <w:noProof/>
          <w:lang w:val="en-US"/>
        </w:rPr>
        <w:t>1</w:t>
      </w:r>
      <w:r>
        <w:rPr>
          <w:lang w:val="en-US"/>
        </w:rPr>
        <w:fldChar w:fldCharType="end"/>
      </w:r>
      <w:r>
        <w:t xml:space="preserve">: </w:t>
      </w:r>
      <w:r w:rsidRPr="001B1F2C">
        <w:t>Definition of academic success (York et al., 2015)</w:t>
      </w:r>
      <w:r w:rsidR="00163E9A">
        <w:t>.</w:t>
      </w:r>
      <w:commentRangeEnd w:id="6"/>
      <w:r w:rsidR="00D36395">
        <w:rPr>
          <w:rStyle w:val="CommentReference"/>
          <w:i w:val="0"/>
          <w:iCs w:val="0"/>
          <w:color w:val="auto"/>
        </w:rPr>
        <w:commentReference w:id="6"/>
      </w:r>
    </w:p>
    <w:p w14:paraId="2B501502" w14:textId="4E869DA2" w:rsidR="00585C14" w:rsidRDefault="00870DCB" w:rsidP="0045368D">
      <w:pPr>
        <w:rPr>
          <w:lang w:val="en-US"/>
        </w:rPr>
      </w:pPr>
      <w:r w:rsidRPr="00E84914">
        <w:rPr>
          <w:highlight w:val="yellow"/>
          <w:lang w:val="en-US"/>
        </w:rPr>
        <w:t>Performance prediction has been studied as both a classification and regression problem, each with its own advantages and disadvantages</w:t>
      </w:r>
      <w:r w:rsidR="009B38D3" w:rsidRPr="00E84914">
        <w:rPr>
          <w:highlight w:val="yellow"/>
          <w:lang w:val="en-US"/>
        </w:rPr>
        <w:t xml:space="preserve"> </w:t>
      </w:r>
      <w:r w:rsidR="009B38D3" w:rsidRPr="00E84914">
        <w:rPr>
          <w:highlight w:val="yellow"/>
          <w:lang w:val="en-US"/>
        </w:rPr>
        <w:fldChar w:fldCharType="begin"/>
      </w:r>
      <w:r w:rsidR="009B38D3" w:rsidRPr="00E84914">
        <w:rPr>
          <w:highlight w:val="yellow"/>
          <w:lang w:val="en-US"/>
        </w:rPr>
        <w:instrText xml:space="preserve"> ADDIN ZOTERO_ITEM CSL_CITATION {"citationID":"4JcpJIGg","properties":{"formattedCitation":"(Alshanqiti &amp; Namoun, 2020)","plainCitation":"(Alshanqiti &amp; Namoun, 2020)","noteIndex":0},"citationItems":[{"id":973,"uris":["http://zotero.org/users/local/ZlhuMgGE/items/DN3H4AFM"],"itemData":{"id":973,"type":"article-journal","container-title":"IEEE Access","DOI":"10.1109/ACCESS.2020.3036572","ISSN":"2169-3536","journalAbbreviation":"IEEE Access","license":"https://creativecommons.org/licenses/by/4.0/legalcode","page":"203827-203844","source":"DOI.org (Crossref)","title":"Predicting Student Performance and Its Influential Factors Using Hybrid Regression and Multi-Label Classification","volume":"8","author":[{"family":"Alshanqiti","given":"Abdullah"},{"family":"Namoun","given":"Abdallah"}],"issued":{"date-parts":[["2020"]]}}}],"schema":"https://github.com/citation-style-language/schema/raw/master/csl-citation.json"} </w:instrText>
      </w:r>
      <w:r w:rsidR="009B38D3" w:rsidRPr="00E84914">
        <w:rPr>
          <w:highlight w:val="yellow"/>
          <w:lang w:val="en-US"/>
        </w:rPr>
        <w:fldChar w:fldCharType="separate"/>
      </w:r>
      <w:r w:rsidR="009B38D3" w:rsidRPr="00E84914">
        <w:rPr>
          <w:rFonts w:ascii="Calibri" w:hAnsi="Calibri" w:cs="Calibri"/>
          <w:highlight w:val="yellow"/>
        </w:rPr>
        <w:t>(Alshanqiti &amp; Namoun, 2020)</w:t>
      </w:r>
      <w:r w:rsidR="009B38D3" w:rsidRPr="00E84914">
        <w:rPr>
          <w:highlight w:val="yellow"/>
          <w:lang w:val="en-US"/>
        </w:rPr>
        <w:fldChar w:fldCharType="end"/>
      </w:r>
      <w:r w:rsidRPr="00E84914">
        <w:rPr>
          <w:highlight w:val="yellow"/>
          <w:lang w:val="en-US"/>
        </w:rPr>
        <w:t xml:space="preserve">. </w:t>
      </w:r>
      <w:r w:rsidR="00E84914" w:rsidRPr="00E84914">
        <w:rPr>
          <w:highlight w:val="yellow"/>
          <w:lang w:val="en-US"/>
        </w:rPr>
        <w:t xml:space="preserve">A wide variety of statistical algorithms and techniques, including Machine Learning (ML), Statistical Analysis, and Deep Learning (DL), have been employed in the literature </w:t>
      </w:r>
      <w:r w:rsidR="00E278DF" w:rsidRPr="00E84914">
        <w:rPr>
          <w:highlight w:val="yellow"/>
          <w:lang w:val="en-US"/>
        </w:rPr>
        <w:fldChar w:fldCharType="begin"/>
      </w:r>
      <w:r w:rsidR="00E278DF" w:rsidRPr="00E84914">
        <w:rPr>
          <w:highlight w:val="yellow"/>
          <w:lang w:val="en-US"/>
        </w:rPr>
        <w:instrText xml:space="preserve"> ADDIN ZOTERO_ITEM CSL_CITATION {"citationID":"gdCyj0rC","properties":{"formattedCitation":"(Zhao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E278DF" w:rsidRPr="00E84914">
        <w:rPr>
          <w:highlight w:val="yellow"/>
          <w:lang w:val="en-US"/>
        </w:rPr>
        <w:fldChar w:fldCharType="separate"/>
      </w:r>
      <w:r w:rsidR="00E278DF" w:rsidRPr="00E84914">
        <w:rPr>
          <w:rFonts w:ascii="Calibri" w:hAnsi="Calibri" w:cs="Calibri"/>
          <w:highlight w:val="yellow"/>
        </w:rPr>
        <w:t>(Zhao et al., 2021)</w:t>
      </w:r>
      <w:r w:rsidR="00E278DF" w:rsidRPr="00E84914">
        <w:rPr>
          <w:highlight w:val="yellow"/>
          <w:lang w:val="en-US"/>
        </w:rPr>
        <w:fldChar w:fldCharType="end"/>
      </w:r>
      <w:r w:rsidR="00261780" w:rsidRPr="00E84914">
        <w:rPr>
          <w:highlight w:val="yellow"/>
          <w:lang w:val="en-US"/>
        </w:rPr>
        <w:t>.</w:t>
      </w:r>
      <w:r w:rsidR="001172F4" w:rsidRPr="00E84914">
        <w:rPr>
          <w:highlight w:val="yellow"/>
          <w:lang w:val="en-US"/>
        </w:rPr>
        <w:t xml:space="preserve"> </w:t>
      </w:r>
      <w:r w:rsidR="00E84914" w:rsidRPr="00E84914">
        <w:rPr>
          <w:highlight w:val="yellow"/>
          <w:lang w:val="en-US"/>
        </w:rPr>
        <w:t xml:space="preserve">Predictive analytics in education, particularly within learning analytics, refers to the use of these techniques to analyze educational data and forecast student outcomes, such as academic performance or dropout risk. While ML focuses on pattern recognition and prediction using algorithms that learn from data, DL, a subset of ML, employs neural networks to model complex patterns. </w:t>
      </w:r>
      <w:r w:rsidR="00E76DB2">
        <w:rPr>
          <w:highlight w:val="yellow"/>
          <w:lang w:val="en-US"/>
        </w:rPr>
        <w:t>(</w:t>
      </w:r>
      <w:r w:rsidR="00E76DB2" w:rsidRPr="00E76DB2">
        <w:rPr>
          <w:highlight w:val="darkRed"/>
          <w:lang w:val="en-US"/>
        </w:rPr>
        <w:t>KATERE METODE</w:t>
      </w:r>
      <w:proofErr w:type="gramStart"/>
      <w:r w:rsidR="00E76DB2" w:rsidRPr="00E76DB2">
        <w:rPr>
          <w:highlight w:val="darkRed"/>
          <w:lang w:val="en-US"/>
        </w:rPr>
        <w:t>!!!)</w:t>
      </w:r>
      <w:r w:rsidR="00E84914" w:rsidRPr="00E84914">
        <w:rPr>
          <w:highlight w:val="yellow"/>
          <w:lang w:val="en-US"/>
        </w:rPr>
        <w:t>Statistical</w:t>
      </w:r>
      <w:proofErr w:type="gramEnd"/>
      <w:r w:rsidR="00E84914" w:rsidRPr="00E84914">
        <w:rPr>
          <w:highlight w:val="yellow"/>
          <w:lang w:val="en-US"/>
        </w:rPr>
        <w:t xml:space="preserve"> analysis, on the other hand, relies on traditional mathematical models to infer relationships. Comparing the performance of these algorithms is challenging due to the </w:t>
      </w:r>
      <w:proofErr w:type="spellStart"/>
      <w:r w:rsidR="00E84914" w:rsidRPr="00E84914">
        <w:rPr>
          <w:highlight w:val="yellow"/>
          <w:lang w:val="en-US"/>
        </w:rPr>
        <w:t>multisourced</w:t>
      </w:r>
      <w:proofErr w:type="spellEnd"/>
      <w:r w:rsidR="00E84914" w:rsidRPr="00E84914">
        <w:rPr>
          <w:highlight w:val="yellow"/>
          <w:lang w:val="en-US"/>
        </w:rPr>
        <w:t xml:space="preserve"> nature of the data</w:t>
      </w:r>
      <w:r w:rsidR="00EB7F74" w:rsidRPr="00E84914">
        <w:rPr>
          <w:highlight w:val="yellow"/>
          <w:lang w:val="en-US"/>
        </w:rPr>
        <w:t xml:space="preserve"> </w:t>
      </w:r>
      <w:r w:rsidR="001172F4" w:rsidRPr="00E84914">
        <w:rPr>
          <w:highlight w:val="yellow"/>
          <w:lang w:val="en-US"/>
        </w:rPr>
        <w:fldChar w:fldCharType="begin"/>
      </w:r>
      <w:r w:rsidR="001172F4" w:rsidRPr="00E84914">
        <w:rPr>
          <w:highlight w:val="yellow"/>
          <w:lang w:val="en-US"/>
        </w:rPr>
        <w:instrText xml:space="preserve"> ADDIN ZOTERO_ITEM CSL_CITATION {"citationID":"uKkBdX4J","properties":{"formattedCitation":"(Zhao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1172F4" w:rsidRPr="00E84914">
        <w:rPr>
          <w:highlight w:val="yellow"/>
          <w:lang w:val="en-US"/>
        </w:rPr>
        <w:fldChar w:fldCharType="separate"/>
      </w:r>
      <w:r w:rsidR="001172F4" w:rsidRPr="00E84914">
        <w:rPr>
          <w:rFonts w:ascii="Calibri" w:hAnsi="Calibri" w:cs="Calibri"/>
          <w:highlight w:val="yellow"/>
        </w:rPr>
        <w:t>(Zhao et al., 2021)</w:t>
      </w:r>
      <w:r w:rsidR="001172F4" w:rsidRPr="00E84914">
        <w:rPr>
          <w:highlight w:val="yellow"/>
          <w:lang w:val="en-US"/>
        </w:rPr>
        <w:fldChar w:fldCharType="end"/>
      </w:r>
      <w:r w:rsidR="001172F4" w:rsidRPr="00E84914">
        <w:rPr>
          <w:highlight w:val="yellow"/>
          <w:lang w:val="en-US"/>
        </w:rPr>
        <w:t>.</w:t>
      </w:r>
    </w:p>
    <w:p w14:paraId="1FAEAAB7" w14:textId="5213F4A7" w:rsidR="00D41C25" w:rsidRDefault="0045368D" w:rsidP="00A72E08">
      <w:pPr>
        <w:rPr>
          <w:lang w:val="en-US"/>
        </w:rPr>
      </w:pPr>
      <w:r w:rsidRPr="0045368D">
        <w:rPr>
          <w:lang w:val="en-US"/>
        </w:rPr>
        <w:t xml:space="preserve">One of the most </w:t>
      </w:r>
      <w:commentRangeStart w:id="7"/>
      <w:commentRangeStart w:id="8"/>
      <w:r w:rsidRPr="0045368D">
        <w:rPr>
          <w:lang w:val="en-US"/>
        </w:rPr>
        <w:t xml:space="preserve">promising tools </w:t>
      </w:r>
      <w:commentRangeEnd w:id="7"/>
      <w:r w:rsidR="001415EE">
        <w:rPr>
          <w:rStyle w:val="CommentReference"/>
        </w:rPr>
        <w:commentReference w:id="7"/>
      </w:r>
      <w:commentRangeEnd w:id="8"/>
      <w:r w:rsidR="00E84914">
        <w:rPr>
          <w:rStyle w:val="CommentReference"/>
        </w:rPr>
        <w:commentReference w:id="8"/>
      </w:r>
      <w:r w:rsidRPr="0045368D">
        <w:rPr>
          <w:lang w:val="en-US"/>
        </w:rPr>
        <w:t>in this area</w:t>
      </w:r>
      <w:r w:rsidR="0097680E">
        <w:rPr>
          <w:lang w:val="en-US"/>
        </w:rPr>
        <w:t xml:space="preserve"> of prediction</w:t>
      </w:r>
      <w:r w:rsidRPr="0045368D">
        <w:rPr>
          <w:lang w:val="en-US"/>
        </w:rPr>
        <w:t xml:space="preserve"> is machine learning</w:t>
      </w:r>
      <w:r w:rsidR="00D41C25">
        <w:rPr>
          <w:lang w:val="en-US"/>
        </w:rPr>
        <w:t xml:space="preserve"> </w:t>
      </w:r>
      <w:r w:rsidR="00D41C25">
        <w:rPr>
          <w:lang w:val="en-US"/>
        </w:rPr>
        <w:fldChar w:fldCharType="begin"/>
      </w:r>
      <w:r w:rsidR="002F595E">
        <w:rPr>
          <w:lang w:val="en-US"/>
        </w:rPr>
        <w:instrText xml:space="preserve"> ADDIN ZOTERO_ITEM CSL_CITATION {"citationID":"RIcctJtU","properties":{"formattedCitation":"(Balaji et al., 2021; Jin, 2023)","plainCitation":"(Balaji et al., 2021; Jin, 2023)","dontUpdate":true,"noteIndex":0},"citationItems":[{"id":399,"uris":["http://zotero.org/users/local/ZlhuMgGE/items/3MQTMZZJ"],"itemData":{"id":399,"type":"article-journal","abstract":"Machine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D41C25">
        <w:rPr>
          <w:lang w:val="en-US"/>
        </w:rPr>
        <w:fldChar w:fldCharType="separate"/>
      </w:r>
      <w:r w:rsidR="00D41C25" w:rsidRPr="00D41C25">
        <w:rPr>
          <w:rFonts w:ascii="Calibri" w:hAnsi="Calibri" w:cs="Calibri"/>
        </w:rPr>
        <w:t>(Balaji et al., 2021; Jin, 2023)</w:t>
      </w:r>
      <w:r w:rsidR="00D41C25">
        <w:rPr>
          <w:lang w:val="en-US"/>
        </w:rPr>
        <w:fldChar w:fldCharType="end"/>
      </w:r>
      <w:r w:rsidRPr="0045368D">
        <w:rPr>
          <w:lang w:val="en-US"/>
        </w:rPr>
        <w:t xml:space="preserve">. </w:t>
      </w:r>
      <w:r w:rsidR="008809F6" w:rsidRPr="008809F6">
        <w:rPr>
          <w:lang w:val="en-US"/>
        </w:rPr>
        <w:t>ML allows researchers to analyze large amounts of data to find patterns and make predictions, and in contrast to traditional statistical models, ML reduces bias, offers flexibility, and provides more robust models</w:t>
      </w:r>
      <w:r w:rsidR="00055CE5">
        <w:rPr>
          <w:lang w:val="en-US"/>
        </w:rPr>
        <w:t xml:space="preserve"> </w:t>
      </w:r>
      <w:r w:rsidR="00055CE5">
        <w:rPr>
          <w:lang w:val="en-US"/>
        </w:rPr>
        <w:fldChar w:fldCharType="begin"/>
      </w:r>
      <w:r w:rsidR="00055CE5">
        <w:rPr>
          <w:lang w:val="en-US"/>
        </w:rPr>
        <w:instrText xml:space="preserve"> ADDIN ZOTERO_ITEM CSL_CITATION {"citationID":"0BRUeZ6c","properties":{"formattedCitation":"(Bregant et al., 2025; Hilbert et al., 2021)","plainCitation":"(Bregant et al., 2025; Hilbert et al., 2021)","noteIndex":0},"citationItems":[{"id":940,"uris":["http://zotero.org/users/local/ZlhuMgGE/items/RI5Z3R2J"],"itemData":{"id":940,"type":"article-journal","abstract":"The main objective of secondary education institutions is to provide quality education to its students. One way to achieve this is by introducing various teaching methods, one of which is tandem learning, which is a small-group cooperative learning method. Not everyone responds well to a one-size-fits-all method, and therefore, uncovering insights for predictive model selection tailored to individual students or classrooms becomes imperative for teaching institutions. The knowledge is embedded in the educational data set and is extractable through data mining techniques. The primary objective of the study was to identify the key factors that significantly influence student outcomes (including both emotional well-being and knowledge improvement) in tandem learning using machine learning algorithms. The study was conducted in a mathematics class during the course of one week of tandem learning implementation in the school year 2023/24 with a sample of 89 high school students from a selected Slovene high school and 13 predictor variables (gender, class, teacher, recent mathematics grade, MBTI variables, mathematical anxiety, motivation, qualitative interaction, quantitative interaction, and whether the student outperformed their partner). The outcome of interest was a three-state dependent variable indicating whether the student responded well to the implementation of tandem learning into the education environment. The present study tested which predictor variables were most important using mutual information and recursive feature elimination for all variables. The most important factors according to mutual information for predicting student response were outperforming the partner, class, and qualitative interaction within the tandem and according to recursive feature analysis qualitative interaction, outperforming partner and gender.","container-title":"International journal of instruction","ISSN":"1308-1470","issue":"1","journalAbbreviation":"International journal of instruction","page":"437-463","source":"COBISS","title":"Factors influencing tandem learning in mathematics","volume":"18","author":[{"family":"Bregant","given":"Bor"},{"family":"Doz","given":"Daniel"},{"family":"Hudovernik","given":"Sanela"}],"issued":{"date-parts":[["2025",1]]}}},{"id":367,"uris":["http://zotero.org/users/local/ZlhuMgGE/items/Q82EJ4ZD"],"itemData":{"id":367,"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Education","language":"en","note":"number: 3","page":"e3310","source":"DOI.org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schema":"https://github.com/citation-style-language/schema/raw/master/csl-citation.json"} </w:instrText>
      </w:r>
      <w:r w:rsidR="00055CE5">
        <w:rPr>
          <w:lang w:val="en-US"/>
        </w:rPr>
        <w:fldChar w:fldCharType="separate"/>
      </w:r>
      <w:r w:rsidR="00055CE5" w:rsidRPr="00055CE5">
        <w:rPr>
          <w:rFonts w:ascii="Calibri" w:hAnsi="Calibri" w:cs="Calibri"/>
        </w:rPr>
        <w:t>(Bregant et al., 2025; Hilbert et al., 2021)</w:t>
      </w:r>
      <w:r w:rsidR="00055CE5">
        <w:rPr>
          <w:lang w:val="en-US"/>
        </w:rPr>
        <w:fldChar w:fldCharType="end"/>
      </w:r>
      <w:r w:rsidRPr="0045368D">
        <w:rPr>
          <w:lang w:val="en-US"/>
        </w:rPr>
        <w:t xml:space="preserve">. This </w:t>
      </w:r>
      <w:r w:rsidR="008809F6">
        <w:rPr>
          <w:lang w:val="en-US"/>
        </w:rPr>
        <w:t xml:space="preserve">technology </w:t>
      </w:r>
      <w:r w:rsidRPr="0045368D">
        <w:rPr>
          <w:lang w:val="en-US"/>
        </w:rPr>
        <w:t>can help identify students who might struggle, giving educators the chance to offer support early on. By using data like academic history and student behavior</w:t>
      </w:r>
      <w:r w:rsidR="00E7583B">
        <w:rPr>
          <w:lang w:val="en-US"/>
        </w:rPr>
        <w:t xml:space="preserve"> and</w:t>
      </w:r>
      <w:r w:rsidR="008809F6">
        <w:rPr>
          <w:lang w:val="en-US"/>
        </w:rPr>
        <w:t>,</w:t>
      </w:r>
      <w:r w:rsidR="00E7583B">
        <w:rPr>
          <w:lang w:val="en-US"/>
        </w:rPr>
        <w:t xml:space="preserve"> more recently</w:t>
      </w:r>
      <w:r w:rsidR="008809F6">
        <w:rPr>
          <w:lang w:val="en-US"/>
        </w:rPr>
        <w:t>,</w:t>
      </w:r>
      <w:r w:rsidR="00E7583B">
        <w:rPr>
          <w:lang w:val="en-US"/>
        </w:rPr>
        <w:t xml:space="preserve"> even online learning behaviors where open</w:t>
      </w:r>
      <w:r w:rsidR="008809F6">
        <w:rPr>
          <w:lang w:val="en-US"/>
        </w:rPr>
        <w:t>-</w:t>
      </w:r>
      <w:r w:rsidR="00E7583B">
        <w:rPr>
          <w:lang w:val="en-US"/>
        </w:rPr>
        <w:t xml:space="preserve">access data is </w:t>
      </w:r>
      <w:r w:rsidR="008809F6" w:rsidRPr="008809F6">
        <w:rPr>
          <w:lang w:val="en-US"/>
        </w:rPr>
        <w:t>increasingly available</w:t>
      </w:r>
      <w:r w:rsidR="008809F6">
        <w:rPr>
          <w:lang w:val="en-US"/>
        </w:rPr>
        <w:t xml:space="preserve"> </w:t>
      </w:r>
      <w:r w:rsidR="00950079">
        <w:rPr>
          <w:lang w:val="en-US"/>
        </w:rPr>
        <w:fldChar w:fldCharType="begin"/>
      </w:r>
      <w:r w:rsidR="00950079">
        <w:rPr>
          <w:lang w:val="en-US"/>
        </w:rPr>
        <w:instrText xml:space="preserve"> ADDIN ZOTERO_ITEM CSL_CITATION {"citationID":"cNB6JLl9","properties":{"formattedCitation":"(Liang et al., 2023)","plainCitation":"(Liang et al., 2023)","noteIndex":0},"citationItems":[{"id":946,"uris":["http://zotero.org/users/local/ZlhuMgGE/items/XMT8UQ8I"],"itemData":{"id":946,"type":"article-journal","container-title":"Interactive Learning Environments","DOI":"10.1080/10494820.2023.2167836","ISSN":"1049-4820, 1744-5191","journalAbbreviation":"Interactive Learning Environments","language":"en","page":"1-16","source":"DOI.org (Crossref)","title":"Academic performance prediction associated with synchronous online interactive learning behaviors based on the machine learning approach","author":[{"family":"Liang","given":"Guiqin"},{"family":"Jiang","given":"Chunsong"},{"family":"Ping","given":"Qiuzhe"},{"family":"Jiang","given":"Xinyi"}],"issued":{"date-parts":[["2023",1,30]]}}}],"schema":"https://github.com/citation-style-language/schema/raw/master/csl-citation.json"} </w:instrText>
      </w:r>
      <w:r w:rsidR="00950079">
        <w:rPr>
          <w:lang w:val="en-US"/>
        </w:rPr>
        <w:fldChar w:fldCharType="separate"/>
      </w:r>
      <w:r w:rsidR="00950079" w:rsidRPr="00950079">
        <w:rPr>
          <w:rFonts w:ascii="Calibri" w:hAnsi="Calibri" w:cs="Calibri"/>
        </w:rPr>
        <w:t>(Liang et al., 2023)</w:t>
      </w:r>
      <w:r w:rsidR="00950079">
        <w:rPr>
          <w:lang w:val="en-US"/>
        </w:rPr>
        <w:fldChar w:fldCharType="end"/>
      </w:r>
      <w:r w:rsidR="008809F6">
        <w:rPr>
          <w:lang w:val="en-US"/>
        </w:rPr>
        <w:t>,</w:t>
      </w:r>
      <w:r w:rsidR="00950079">
        <w:rPr>
          <w:lang w:val="en-US"/>
        </w:rPr>
        <w:t xml:space="preserve"> </w:t>
      </w:r>
      <w:r w:rsidRPr="0045368D">
        <w:rPr>
          <w:lang w:val="en-US"/>
        </w:rPr>
        <w:t>ML models can provide insights that help improve student outcomes.</w:t>
      </w:r>
      <w:r w:rsidR="00883A02">
        <w:rPr>
          <w:lang w:val="en-US"/>
        </w:rPr>
        <w:t xml:space="preserve"> Figure 2 sketches, how </w:t>
      </w:r>
      <w:r w:rsidR="00883A02">
        <w:rPr>
          <w:lang w:val="en-US"/>
        </w:rPr>
        <w:fldChar w:fldCharType="begin"/>
      </w:r>
      <w:r w:rsidR="002E1E3B">
        <w:rPr>
          <w:lang w:val="en-US"/>
        </w:rPr>
        <w:instrText xml:space="preserve"> ADDIN ZOTERO_ITEM CSL_CITATION {"citationID":"WYn6ZIvD","properties":{"formattedCitation":"(Jin,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883A02">
        <w:rPr>
          <w:lang w:val="en-US"/>
        </w:rPr>
        <w:fldChar w:fldCharType="separate"/>
      </w:r>
      <w:r w:rsidR="00883A02" w:rsidRPr="00883A02">
        <w:rPr>
          <w:rFonts w:ascii="Calibri" w:hAnsi="Calibri" w:cs="Calibri"/>
        </w:rPr>
        <w:t xml:space="preserve">Jin </w:t>
      </w:r>
      <w:r w:rsidR="00883A02">
        <w:rPr>
          <w:rFonts w:ascii="Calibri" w:hAnsi="Calibri" w:cs="Calibri"/>
        </w:rPr>
        <w:t>(</w:t>
      </w:r>
      <w:r w:rsidR="00883A02" w:rsidRPr="00883A02">
        <w:rPr>
          <w:rFonts w:ascii="Calibri" w:hAnsi="Calibri" w:cs="Calibri"/>
        </w:rPr>
        <w:t>2023)</w:t>
      </w:r>
      <w:r w:rsidR="00883A02">
        <w:rPr>
          <w:lang w:val="en-US"/>
        </w:rPr>
        <w:fldChar w:fldCharType="end"/>
      </w:r>
      <w:r w:rsidR="00883A02">
        <w:rPr>
          <w:lang w:val="en-US"/>
        </w:rPr>
        <w:t xml:space="preserve"> </w:t>
      </w:r>
      <w:r w:rsidR="0070623B">
        <w:rPr>
          <w:lang w:val="en-US"/>
        </w:rPr>
        <w:t xml:space="preserve">employed four ML algorithms for </w:t>
      </w:r>
      <w:r w:rsidR="00883A02" w:rsidRPr="00883A02">
        <w:rPr>
          <w:lang w:val="en-US"/>
        </w:rPr>
        <w:t>predicting academic success by accurately identifying the varying impacts of student, parent, and school efforts on exam performance</w:t>
      </w:r>
      <w:r w:rsidR="0070623B">
        <w:rPr>
          <w:lang w:val="en-US"/>
        </w:rPr>
        <w:t>.</w:t>
      </w:r>
      <w:r w:rsidR="00E84914">
        <w:rPr>
          <w:lang w:val="en-US"/>
        </w:rPr>
        <w:t xml:space="preserve"> </w:t>
      </w:r>
      <w:r w:rsidR="00E84914" w:rsidRPr="00E84914">
        <w:rPr>
          <w:highlight w:val="yellow"/>
          <w:lang w:val="en-US"/>
        </w:rPr>
        <w:t>These techniques, alongside statistical and deep learning methods, form the backbone of predictive analytics in education, enabling more personalized and proactive interventions.</w:t>
      </w:r>
    </w:p>
    <w:p w14:paraId="7E4D2240" w14:textId="77777777" w:rsidR="00A72E08" w:rsidRDefault="00D41C25" w:rsidP="00A72E08">
      <w:pPr>
        <w:keepNext/>
      </w:pPr>
      <w:r>
        <w:rPr>
          <w:noProof/>
          <w:lang w:val="sl-SI" w:eastAsia="sl-SI"/>
        </w:rPr>
        <w:lastRenderedPageBreak/>
        <w:drawing>
          <wp:inline distT="0" distB="0" distL="0" distR="0" wp14:anchorId="6460982E" wp14:editId="485C6FC5">
            <wp:extent cx="3329940" cy="2575271"/>
            <wp:effectExtent l="0" t="0" r="3810" b="0"/>
            <wp:docPr id="821935197"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1903" cy="2576789"/>
                    </a:xfrm>
                    <a:prstGeom prst="rect">
                      <a:avLst/>
                    </a:prstGeom>
                    <a:noFill/>
                    <a:ln>
                      <a:noFill/>
                    </a:ln>
                  </pic:spPr>
                </pic:pic>
              </a:graphicData>
            </a:graphic>
          </wp:inline>
        </w:drawing>
      </w:r>
    </w:p>
    <w:p w14:paraId="7E834EAE" w14:textId="6E2BCF36" w:rsidR="00D41C25" w:rsidRDefault="00CD1BA1" w:rsidP="00A72E08">
      <w:pPr>
        <w:pStyle w:val="Caption"/>
      </w:pPr>
      <w:r>
        <w:rPr>
          <w:lang w:val="en-US"/>
        </w:rPr>
        <w:t xml:space="preserve">Figure </w:t>
      </w:r>
      <w:r w:rsidR="00A72E08">
        <w:rPr>
          <w:lang w:val="en-US"/>
        </w:rPr>
        <w:fldChar w:fldCharType="begin"/>
      </w:r>
      <w:r w:rsidR="00A72E08">
        <w:rPr>
          <w:lang w:val="en-US"/>
        </w:rPr>
        <w:instrText xml:space="preserve"> SEQ Figure \* ARABIC </w:instrText>
      </w:r>
      <w:r w:rsidR="00A72E08">
        <w:rPr>
          <w:lang w:val="en-US"/>
        </w:rPr>
        <w:fldChar w:fldCharType="separate"/>
      </w:r>
      <w:r w:rsidR="00AC4045">
        <w:rPr>
          <w:noProof/>
          <w:lang w:val="en-US"/>
        </w:rPr>
        <w:t>2</w:t>
      </w:r>
      <w:r w:rsidR="00A72E08">
        <w:rPr>
          <w:lang w:val="en-US"/>
        </w:rPr>
        <w:fldChar w:fldCharType="end"/>
      </w:r>
      <w:r w:rsidR="00A72E08">
        <w:t xml:space="preserve">: Example of machine learning </w:t>
      </w:r>
      <w:proofErr w:type="spellStart"/>
      <w:r w:rsidR="00A72E08">
        <w:t>modeling</w:t>
      </w:r>
      <w:proofErr w:type="spellEnd"/>
      <w:r w:rsidR="00A72E08">
        <w:t xml:space="preserve"> for student performance prediction by </w:t>
      </w:r>
      <w:r w:rsidR="00A72E08">
        <w:fldChar w:fldCharType="begin"/>
      </w:r>
      <w:r w:rsidR="00585C14">
        <w:instrText xml:space="preserve"> ADDIN ZOTERO_ITEM CSL_CITATION {"citationID":"oYzEB6uv","properties":{"formattedCitation":"(Jin,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A72E08">
        <w:fldChar w:fldCharType="separate"/>
      </w:r>
      <w:r w:rsidR="00A72E08" w:rsidRPr="00A72E08">
        <w:rPr>
          <w:rFonts w:ascii="Calibri" w:hAnsi="Calibri" w:cs="Calibri"/>
        </w:rPr>
        <w:t xml:space="preserve">Jin </w:t>
      </w:r>
      <w:r w:rsidR="00A72E08">
        <w:rPr>
          <w:rFonts w:ascii="Calibri" w:hAnsi="Calibri" w:cs="Calibri"/>
        </w:rPr>
        <w:t>(</w:t>
      </w:r>
      <w:r w:rsidR="00A72E08" w:rsidRPr="00A72E08">
        <w:rPr>
          <w:rFonts w:ascii="Calibri" w:hAnsi="Calibri" w:cs="Calibri"/>
        </w:rPr>
        <w:t>2023)</w:t>
      </w:r>
      <w:r w:rsidR="00A72E08">
        <w:fldChar w:fldCharType="end"/>
      </w:r>
      <w:r w:rsidR="0022194A">
        <w:t>.</w:t>
      </w:r>
    </w:p>
    <w:p w14:paraId="29BC6D74" w14:textId="232A6533" w:rsidR="002E1E3B" w:rsidRDefault="00D40FDF" w:rsidP="00AE01E5">
      <w:pPr>
        <w:rPr>
          <w:lang w:val="en-US"/>
        </w:rPr>
      </w:pPr>
      <w:commentRangeStart w:id="9"/>
      <w:commentRangeStart w:id="10"/>
      <w:r>
        <w:rPr>
          <w:lang w:val="en-US"/>
        </w:rPr>
        <w:t>As w</w:t>
      </w:r>
      <w:commentRangeEnd w:id="9"/>
      <w:r w:rsidR="009934CF">
        <w:rPr>
          <w:rStyle w:val="CommentReference"/>
        </w:rPr>
        <w:commentReference w:id="9"/>
      </w:r>
      <w:commentRangeEnd w:id="10"/>
      <w:r w:rsidR="00E84914">
        <w:rPr>
          <w:rStyle w:val="CommentReference"/>
        </w:rPr>
        <w:commentReference w:id="10"/>
      </w:r>
      <w:r>
        <w:rPr>
          <w:lang w:val="en-US"/>
        </w:rPr>
        <w:t>e have seen, m</w:t>
      </w:r>
      <w:r w:rsidR="00D41C25" w:rsidRPr="00D41C25">
        <w:rPr>
          <w:lang w:val="en-US"/>
        </w:rPr>
        <w:t>any studies</w:t>
      </w:r>
      <w:r>
        <w:rPr>
          <w:lang w:val="en-US"/>
        </w:rPr>
        <w:t xml:space="preserve"> (see </w:t>
      </w:r>
      <w:r>
        <w:rPr>
          <w:lang w:val="en-US"/>
        </w:rPr>
        <w:fldChar w:fldCharType="begin"/>
      </w:r>
      <w:r w:rsidR="001D521F">
        <w:rPr>
          <w:lang w:val="en-US"/>
        </w:rPr>
        <w:instrText xml:space="preserve"> ADDIN ZOTERO_ITEM CSL_CITATION {"citationID":"ujP2TYXO","properties":{"formattedCitation":"(Alyahyan &amp; D\\uc0\\u252{}\\uc0\\u351{}teg\\uc0\\u246{}r, 2020)","plainCitation":"(Alyahyan &amp; Düştegör, 2020)","dontUpdate":true,"noteIndex":0},"citationItems":[{"id":935,"uris":["http://zotero.org/users/local/ZlhuMgGE/items/X8ZZYEJ2"],"itemData":{"id":935,"type":"article-journal","abstract":"Abstract\n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lang w:val="en-US"/>
        </w:rPr>
        <w:fldChar w:fldCharType="separate"/>
      </w:r>
      <w:r w:rsidRPr="00D40FDF">
        <w:rPr>
          <w:rFonts w:ascii="Calibri" w:hAnsi="Calibri" w:cs="Calibri"/>
          <w:kern w:val="0"/>
        </w:rPr>
        <w:t xml:space="preserve">Alyahyan &amp; Düştegör </w:t>
      </w:r>
      <w:r>
        <w:rPr>
          <w:rFonts w:ascii="Calibri" w:hAnsi="Calibri" w:cs="Calibri"/>
          <w:kern w:val="0"/>
        </w:rPr>
        <w:t>(</w:t>
      </w:r>
      <w:r w:rsidRPr="00D40FDF">
        <w:rPr>
          <w:rFonts w:ascii="Calibri" w:hAnsi="Calibri" w:cs="Calibri"/>
          <w:kern w:val="0"/>
        </w:rPr>
        <w:t>2020)</w:t>
      </w:r>
      <w:r>
        <w:rPr>
          <w:lang w:val="en-US"/>
        </w:rPr>
        <w:fldChar w:fldCharType="end"/>
      </w:r>
      <w:r>
        <w:rPr>
          <w:lang w:val="en-US"/>
        </w:rPr>
        <w:t xml:space="preserve"> section </w:t>
      </w:r>
      <w:r w:rsidRPr="00D40FDF">
        <w:rPr>
          <w:i/>
          <w:iCs/>
          <w:lang w:val="en-US"/>
        </w:rPr>
        <w:t>Influential factors in predicting academic success</w:t>
      </w:r>
      <w:r>
        <w:rPr>
          <w:lang w:val="en-US"/>
        </w:rPr>
        <w:t>)</w:t>
      </w:r>
      <w:r w:rsidR="00D41C25" w:rsidRPr="00D41C25">
        <w:rPr>
          <w:lang w:val="en-US"/>
        </w:rPr>
        <w:t xml:space="preserve"> have explored different factors that contribute to academic success, such as personal effort, family support, and the learning environment</w:t>
      </w:r>
      <w:r w:rsidR="002E1E3B">
        <w:rPr>
          <w:lang w:val="en-US"/>
        </w:rPr>
        <w:t>, and are summed in Table 1</w:t>
      </w:r>
      <w:r w:rsidR="00D41C25" w:rsidRPr="00D41C25">
        <w:rPr>
          <w:lang w:val="en-US"/>
        </w:rPr>
        <w:t>. These factors are crucial and have been widely researched, helping schools and educators develop strategies to support students.</w:t>
      </w:r>
    </w:p>
    <w:tbl>
      <w:tblPr>
        <w:tblStyle w:val="TableGrid"/>
        <w:tblW w:w="0" w:type="auto"/>
        <w:tblLook w:val="04A0" w:firstRow="1" w:lastRow="0" w:firstColumn="1" w:lastColumn="0" w:noHBand="0" w:noVBand="1"/>
      </w:tblPr>
      <w:tblGrid>
        <w:gridCol w:w="3020"/>
        <w:gridCol w:w="5622"/>
      </w:tblGrid>
      <w:tr w:rsidR="002E1E3B" w:rsidRPr="002E1E3B" w14:paraId="586828E1" w14:textId="77777777" w:rsidTr="002E1E3B">
        <w:tc>
          <w:tcPr>
            <w:tcW w:w="3020" w:type="dxa"/>
          </w:tcPr>
          <w:p w14:paraId="1E37DD9B" w14:textId="77777777" w:rsidR="002E1E3B" w:rsidRPr="002E1E3B" w:rsidRDefault="002E1E3B" w:rsidP="001D7507">
            <w:pPr>
              <w:rPr>
                <w:lang w:val="en-US"/>
              </w:rPr>
            </w:pPr>
            <w:commentRangeStart w:id="11"/>
            <w:r w:rsidRPr="002E1E3B">
              <w:rPr>
                <w:lang w:val="en-US"/>
              </w:rPr>
              <w:t>Factor Category</w:t>
            </w:r>
          </w:p>
        </w:tc>
        <w:tc>
          <w:tcPr>
            <w:tcW w:w="5622" w:type="dxa"/>
          </w:tcPr>
          <w:p w14:paraId="603D3A14" w14:textId="04D909DD" w:rsidR="002E1E3B" w:rsidRPr="002E1E3B" w:rsidRDefault="002E1E3B" w:rsidP="001D7507">
            <w:pPr>
              <w:rPr>
                <w:lang w:val="en-US"/>
              </w:rPr>
            </w:pPr>
            <w:r>
              <w:rPr>
                <w:lang w:val="en-US"/>
              </w:rPr>
              <w:t>Factor Description</w:t>
            </w:r>
          </w:p>
        </w:tc>
      </w:tr>
      <w:tr w:rsidR="002E1E3B" w:rsidRPr="002E1E3B" w14:paraId="184EB8AC" w14:textId="77777777" w:rsidTr="002E1E3B">
        <w:tc>
          <w:tcPr>
            <w:tcW w:w="3020" w:type="dxa"/>
          </w:tcPr>
          <w:p w14:paraId="2EF51E73" w14:textId="77777777" w:rsidR="002E1E3B" w:rsidRPr="002E1E3B" w:rsidRDefault="002E1E3B" w:rsidP="001D7507">
            <w:pPr>
              <w:rPr>
                <w:lang w:val="en-US"/>
              </w:rPr>
            </w:pPr>
            <w:r w:rsidRPr="002E1E3B">
              <w:rPr>
                <w:lang w:val="en-US"/>
              </w:rPr>
              <w:t>Prior Academic Achievement</w:t>
            </w:r>
          </w:p>
        </w:tc>
        <w:tc>
          <w:tcPr>
            <w:tcW w:w="5622" w:type="dxa"/>
          </w:tcPr>
          <w:p w14:paraId="0C9DEC09" w14:textId="77777777" w:rsidR="002E1E3B" w:rsidRPr="002E1E3B" w:rsidRDefault="002E1E3B" w:rsidP="001D7507">
            <w:pPr>
              <w:rPr>
                <w:lang w:val="en-US"/>
              </w:rPr>
            </w:pPr>
            <w:r w:rsidRPr="002E1E3B">
              <w:rPr>
                <w:lang w:val="en-US"/>
              </w:rPr>
              <w:t>Pre-university data: high school background (i.e., high school results), pre-admission data (e.g., admission test). University data: semester GPA or CGPA, individual course letter marks, and individual assessment grades.</w:t>
            </w:r>
          </w:p>
        </w:tc>
      </w:tr>
      <w:tr w:rsidR="002E1E3B" w:rsidRPr="002E1E3B" w14:paraId="63EADA8C" w14:textId="77777777" w:rsidTr="002E1E3B">
        <w:tc>
          <w:tcPr>
            <w:tcW w:w="3020" w:type="dxa"/>
          </w:tcPr>
          <w:p w14:paraId="1F0F6B83" w14:textId="77777777" w:rsidR="002E1E3B" w:rsidRPr="002E1E3B" w:rsidRDefault="002E1E3B" w:rsidP="001D7507">
            <w:pPr>
              <w:rPr>
                <w:lang w:val="en-US"/>
              </w:rPr>
            </w:pPr>
            <w:r w:rsidRPr="002E1E3B">
              <w:rPr>
                <w:lang w:val="en-US"/>
              </w:rPr>
              <w:t>Student Demographics</w:t>
            </w:r>
          </w:p>
        </w:tc>
        <w:tc>
          <w:tcPr>
            <w:tcW w:w="5622" w:type="dxa"/>
          </w:tcPr>
          <w:p w14:paraId="2D9C4FF1" w14:textId="77777777" w:rsidR="002E1E3B" w:rsidRPr="002E1E3B" w:rsidRDefault="002E1E3B" w:rsidP="001D7507">
            <w:pPr>
              <w:rPr>
                <w:lang w:val="en-US"/>
              </w:rPr>
            </w:pPr>
            <w:r w:rsidRPr="002E1E3B">
              <w:rPr>
                <w:lang w:val="en-US"/>
              </w:rPr>
              <w:t>Gender, age, race/ethnicity, socioeconomic status (i.e., parents' education and occupation), place of residence/traveled distance, family size, and family income.</w:t>
            </w:r>
          </w:p>
        </w:tc>
      </w:tr>
      <w:tr w:rsidR="002E1E3B" w:rsidRPr="002E1E3B" w14:paraId="7D5E2783" w14:textId="77777777" w:rsidTr="002E1E3B">
        <w:tc>
          <w:tcPr>
            <w:tcW w:w="3020" w:type="dxa"/>
          </w:tcPr>
          <w:p w14:paraId="43CF135D" w14:textId="77777777" w:rsidR="002E1E3B" w:rsidRPr="002E1E3B" w:rsidRDefault="002E1E3B" w:rsidP="001D7507">
            <w:pPr>
              <w:rPr>
                <w:lang w:val="en-US"/>
              </w:rPr>
            </w:pPr>
            <w:r w:rsidRPr="002E1E3B">
              <w:rPr>
                <w:lang w:val="en-US"/>
              </w:rPr>
              <w:t>Students' Environment</w:t>
            </w:r>
          </w:p>
        </w:tc>
        <w:tc>
          <w:tcPr>
            <w:tcW w:w="5622" w:type="dxa"/>
          </w:tcPr>
          <w:p w14:paraId="7A269CD7" w14:textId="77777777" w:rsidR="002E1E3B" w:rsidRPr="002E1E3B" w:rsidRDefault="002E1E3B" w:rsidP="001D7507">
            <w:pPr>
              <w:rPr>
                <w:lang w:val="en-US"/>
              </w:rPr>
            </w:pPr>
            <w:r w:rsidRPr="002E1E3B">
              <w:rPr>
                <w:lang w:val="en-US"/>
              </w:rPr>
              <w:t>Class type, semester duration, type of program.</w:t>
            </w:r>
          </w:p>
        </w:tc>
      </w:tr>
      <w:tr w:rsidR="002E1E3B" w:rsidRPr="002E1E3B" w14:paraId="48A4A19D" w14:textId="77777777" w:rsidTr="002E1E3B">
        <w:tc>
          <w:tcPr>
            <w:tcW w:w="3020" w:type="dxa"/>
          </w:tcPr>
          <w:p w14:paraId="201EB8F0" w14:textId="77777777" w:rsidR="002E1E3B" w:rsidRPr="002E1E3B" w:rsidRDefault="002E1E3B" w:rsidP="001D7507">
            <w:pPr>
              <w:rPr>
                <w:lang w:val="en-US"/>
              </w:rPr>
            </w:pPr>
            <w:r w:rsidRPr="002E1E3B">
              <w:rPr>
                <w:lang w:val="en-US"/>
              </w:rPr>
              <w:t>Psychological</w:t>
            </w:r>
          </w:p>
        </w:tc>
        <w:tc>
          <w:tcPr>
            <w:tcW w:w="5622" w:type="dxa"/>
          </w:tcPr>
          <w:p w14:paraId="55A99BD7" w14:textId="77777777" w:rsidR="002E1E3B" w:rsidRPr="002E1E3B" w:rsidRDefault="002E1E3B" w:rsidP="001D7507">
            <w:pPr>
              <w:rPr>
                <w:lang w:val="en-US"/>
              </w:rPr>
            </w:pPr>
            <w:r w:rsidRPr="002E1E3B">
              <w:rPr>
                <w:lang w:val="en-US"/>
              </w:rPr>
              <w:t>Student interest, behavior of study, stress, anxiety, time of preoccupation, self-regulation, and motivation.</w:t>
            </w:r>
          </w:p>
        </w:tc>
      </w:tr>
      <w:tr w:rsidR="002E1E3B" w:rsidRPr="002E1E3B" w14:paraId="291BFE9E" w14:textId="77777777" w:rsidTr="002E1E3B">
        <w:tc>
          <w:tcPr>
            <w:tcW w:w="3020" w:type="dxa"/>
          </w:tcPr>
          <w:p w14:paraId="6ED8DD0C" w14:textId="77777777" w:rsidR="002E1E3B" w:rsidRPr="002E1E3B" w:rsidRDefault="002E1E3B" w:rsidP="001D7507">
            <w:pPr>
              <w:rPr>
                <w:lang w:val="en-US"/>
              </w:rPr>
            </w:pPr>
            <w:r w:rsidRPr="002E1E3B">
              <w:rPr>
                <w:lang w:val="en-US"/>
              </w:rPr>
              <w:t>Student E-learning Activity</w:t>
            </w:r>
          </w:p>
        </w:tc>
        <w:tc>
          <w:tcPr>
            <w:tcW w:w="5622" w:type="dxa"/>
          </w:tcPr>
          <w:p w14:paraId="10A50D79" w14:textId="77777777" w:rsidR="002E1E3B" w:rsidRPr="002E1E3B" w:rsidRDefault="002E1E3B" w:rsidP="002E1E3B">
            <w:pPr>
              <w:keepNext/>
              <w:rPr>
                <w:lang w:val="en-US"/>
              </w:rPr>
            </w:pPr>
            <w:r w:rsidRPr="002E1E3B">
              <w:rPr>
                <w:lang w:val="en-US"/>
              </w:rPr>
              <w:t>Number of logins, number of tasks, number of tests, assessment activities, number of discussion board entries, number/total time material viewed.</w:t>
            </w:r>
          </w:p>
        </w:tc>
      </w:tr>
    </w:tbl>
    <w:p w14:paraId="4DEABCF2" w14:textId="634E2ABB" w:rsidR="002E1E3B" w:rsidRPr="00356044" w:rsidRDefault="002E1E3B" w:rsidP="00356044">
      <w:pPr>
        <w:pStyle w:val="Caption"/>
      </w:pPr>
      <w:r>
        <w:t xml:space="preserve">Table </w:t>
      </w:r>
      <w:fldSimple w:instr=" SEQ Table \* ARABIC ">
        <w:r w:rsidR="00235C3C">
          <w:rPr>
            <w:noProof/>
          </w:rPr>
          <w:t>1</w:t>
        </w:r>
      </w:fldSimple>
      <w:r>
        <w:t>: Grouping and description of the m</w:t>
      </w:r>
      <w:r w:rsidRPr="009C3F0C">
        <w:t>ost influential factors on the prediction of students’ academic success</w:t>
      </w:r>
      <w:r>
        <w:t xml:space="preserve"> </w:t>
      </w:r>
      <w:r>
        <w:fldChar w:fldCharType="begin"/>
      </w:r>
      <w:r>
        <w:instrText xml:space="preserve"> ADDIN ZOTERO_ITEM CSL_CITATION {"citationID":"xbsEzbe6","properties":{"formattedCitation":"(Alyahyan &amp; D\\uc0\\u252{}\\uc0\\u351{}teg\\uc0\\u246{}r, 2020)","plainCitation":"(Alyahyan &amp; Düştegör, 2020)","noteIndex":0},"citationItems":[{"id":935,"uris":["http://zotero.org/users/local/ZlhuMgGE/items/X8ZZYEJ2"],"itemData":{"id":935,"type":"article-journal","abstract":"Abstract\n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fldChar w:fldCharType="separate"/>
      </w:r>
      <w:r w:rsidRPr="002E1E3B">
        <w:rPr>
          <w:rFonts w:ascii="Calibri" w:hAnsi="Calibri" w:cs="Calibri"/>
          <w:kern w:val="0"/>
        </w:rPr>
        <w:t>(Alyahyan &amp; Düştegör, 2020)</w:t>
      </w:r>
      <w:r>
        <w:fldChar w:fldCharType="end"/>
      </w:r>
      <w:r>
        <w:t>.</w:t>
      </w:r>
      <w:commentRangeEnd w:id="11"/>
      <w:r w:rsidR="00CB64B7">
        <w:rPr>
          <w:rStyle w:val="CommentReference"/>
          <w:i w:val="0"/>
          <w:iCs w:val="0"/>
          <w:color w:val="auto"/>
        </w:rPr>
        <w:commentReference w:id="11"/>
      </w:r>
    </w:p>
    <w:p w14:paraId="7B8BA648" w14:textId="0FFF483C" w:rsidR="00E35248" w:rsidRDefault="00082811" w:rsidP="00AE01E5">
      <w:pPr>
        <w:rPr>
          <w:lang w:val="en-US"/>
        </w:rPr>
      </w:pPr>
      <w:r w:rsidRPr="00356044">
        <w:rPr>
          <w:lang w:val="en-US"/>
        </w:rPr>
        <w:t xml:space="preserve">Most cited studies in the field use various algorithms such as logistic regression, decision trees, random forests, support vector machines, </w:t>
      </w:r>
      <w:proofErr w:type="spellStart"/>
      <w:r w:rsidRPr="00356044">
        <w:rPr>
          <w:lang w:val="en-US"/>
        </w:rPr>
        <w:t>XGBoost</w:t>
      </w:r>
      <w:proofErr w:type="spellEnd"/>
      <w:r w:rsidRPr="00356044">
        <w:rPr>
          <w:lang w:val="en-US"/>
        </w:rPr>
        <w:t xml:space="preserve">, and ensemble methods, with logistic regression and random forest often yielding the best performance, as </w:t>
      </w:r>
      <w:r w:rsidRPr="00EC5CDA">
        <w:rPr>
          <w:lang w:val="en-US"/>
        </w:rPr>
        <w:t xml:space="preserve">demonstrated </w:t>
      </w:r>
      <w:r w:rsidR="00356044" w:rsidRPr="00EC5CDA">
        <w:rPr>
          <w:lang w:val="en-US"/>
        </w:rPr>
        <w:t>by</w:t>
      </w:r>
      <w:r w:rsidRPr="00EC5CDA">
        <w:rPr>
          <w:lang w:val="en-US"/>
        </w:rPr>
        <w:t xml:space="preserve"> </w:t>
      </w:r>
      <w:r w:rsidR="00356044" w:rsidRPr="00EC5CDA">
        <w:rPr>
          <w:lang w:val="en-US"/>
        </w:rPr>
        <w:fldChar w:fldCharType="begin"/>
      </w:r>
      <w:r w:rsidR="00FF44AF">
        <w:rPr>
          <w:lang w:val="en-US"/>
        </w:rPr>
        <w:instrText xml:space="preserve"> ADDIN ZOTERO_ITEM CSL_CITATION {"citationID":"fCNzoNsO","properties":{"formattedCitation":"(Cankaya et al., 2024; Jang et al., 2022)","plainCitation":"(Cankaya et al., 2024; Jang et al., 2022)","dontUpdate":true,"noteIndex":0},"citationItems":[{"id":980,"uris":["http://zotero.org/users/local/ZlhuMgGE/items/R4FTHYD6"],"itemData":{"id":980,"type":"article-journal","container-title":"Journal of Marketing Analytics","DOI":"10.1057/s41270-024-00290-6","ISSN":"2050-3318, 2050-3326","journalAbbreviation":"J Market Anal","language":"en","source":"DOI.org (Crossref)","title":"What postpones degree completion? Discovering key predictors of undergraduate degree completion through explainable artificial intelligence (XAI)","title-short":"What postpones degree completion?","URL":"https://link.springer.com/10.1057/s41270-024-00290-6","author":[{"family":"Cankaya","given":"Burak"},{"family":"Roberts","given":"Robin"},{"family":"Douglas","given":"Stephanie"},{"family":"Vigness","given":"Rachel"},{"family":"Oztekin","given":"Asil"}],"accessed":{"date-parts":[["2025",2,1]]},"issued":{"date-parts":[["2024",2,28]]}}},{"id":979,"uris":["http://zotero.org/users/local/ZlhuMgGE/items/MMY4YZ29"],"itemData":{"id":979,"type":"article-journal","container-title":"Education and Information Technologies","DOI":"10.1007/s10639-022-11120-6","ISSN":"1360-2357, 1573-7608","issue":"9","journalAbbreviation":"Educ Inf Technol","language":"en","page":"12855-12889","source":"DOI.org (Crossref)","title":"Practical early prediction of students’ performance using machine learning and eXplainable AI","volume":"27","author":[{"family":"Jang","given":"Yeonju"},{"family":"Choi","given":"Seongyune"},{"family":"Jung","given":"Heeseok"},{"family":"Kim","given":"Hyeoncheol"}],"issued":{"date-parts":[["2022",11]]}}}],"schema":"https://github.com/citation-style-language/schema/raw/master/csl-citation.json"} </w:instrText>
      </w:r>
      <w:r w:rsidR="00356044" w:rsidRPr="00EC5CDA">
        <w:rPr>
          <w:lang w:val="en-US"/>
        </w:rPr>
        <w:fldChar w:fldCharType="separate"/>
      </w:r>
      <w:r w:rsidR="00356044" w:rsidRPr="00EC5CDA">
        <w:rPr>
          <w:rFonts w:ascii="Calibri" w:hAnsi="Calibri" w:cs="Calibri"/>
        </w:rPr>
        <w:t xml:space="preserve">Cankaya et al., </w:t>
      </w:r>
      <w:r w:rsidR="00EC5CDA" w:rsidRPr="00EC5CDA">
        <w:rPr>
          <w:rFonts w:ascii="Calibri" w:hAnsi="Calibri" w:cs="Calibri"/>
        </w:rPr>
        <w:t>(</w:t>
      </w:r>
      <w:r w:rsidR="00356044" w:rsidRPr="00EC5CDA">
        <w:rPr>
          <w:rFonts w:ascii="Calibri" w:hAnsi="Calibri" w:cs="Calibri"/>
        </w:rPr>
        <w:t>2024</w:t>
      </w:r>
      <w:r w:rsidR="00EC5CDA" w:rsidRPr="00EC5CDA">
        <w:rPr>
          <w:rFonts w:ascii="Calibri" w:hAnsi="Calibri" w:cs="Calibri"/>
        </w:rPr>
        <w:t>)</w:t>
      </w:r>
      <w:r w:rsidR="00356044" w:rsidRPr="00EC5CDA">
        <w:rPr>
          <w:rFonts w:ascii="Calibri" w:hAnsi="Calibri" w:cs="Calibri"/>
        </w:rPr>
        <w:t xml:space="preserve">; Jang et al., </w:t>
      </w:r>
      <w:r w:rsidR="00EC5CDA">
        <w:rPr>
          <w:rFonts w:ascii="Calibri" w:hAnsi="Calibri" w:cs="Calibri"/>
        </w:rPr>
        <w:t>(</w:t>
      </w:r>
      <w:r w:rsidR="00356044" w:rsidRPr="00EC5CDA">
        <w:rPr>
          <w:rFonts w:ascii="Calibri" w:hAnsi="Calibri" w:cs="Calibri"/>
        </w:rPr>
        <w:t>2022)</w:t>
      </w:r>
      <w:r w:rsidR="00356044" w:rsidRPr="00EC5CDA">
        <w:rPr>
          <w:lang w:val="en-US"/>
        </w:rPr>
        <w:fldChar w:fldCharType="end"/>
      </w:r>
      <w:r w:rsidRPr="00EC5CDA">
        <w:rPr>
          <w:lang w:val="en-US"/>
        </w:rPr>
        <w:t xml:space="preserve">, while ensemble methods like </w:t>
      </w:r>
      <w:proofErr w:type="spellStart"/>
      <w:r w:rsidRPr="00EC5CDA">
        <w:rPr>
          <w:lang w:val="en-US"/>
        </w:rPr>
        <w:t>GLMnet</w:t>
      </w:r>
      <w:proofErr w:type="spellEnd"/>
      <w:r w:rsidRPr="00EC5CDA">
        <w:rPr>
          <w:lang w:val="en-US"/>
        </w:rPr>
        <w:t>, as highlighted</w:t>
      </w:r>
      <w:r w:rsidR="00EC5CDA" w:rsidRPr="00EC5CDA">
        <w:rPr>
          <w:lang w:val="en-US"/>
        </w:rPr>
        <w:t xml:space="preserve"> by</w:t>
      </w:r>
      <w:r w:rsidRPr="00EC5CDA">
        <w:rPr>
          <w:lang w:val="en-US"/>
        </w:rPr>
        <w:t xml:space="preserve"> </w:t>
      </w:r>
      <w:r w:rsidR="00EC5CDA" w:rsidRPr="00EC5CDA">
        <w:rPr>
          <w:lang w:val="en-US"/>
        </w:rPr>
        <w:fldChar w:fldCharType="begin"/>
      </w:r>
      <w:r w:rsidR="00EC5CDA" w:rsidRPr="00EC5CDA">
        <w:rPr>
          <w:lang w:val="en-US"/>
        </w:rPr>
        <w:instrText xml:space="preserve"> ADDIN ZOTERO_ITEM CSL_CITATION {"citationID":"Y14DnPfF","properties":{"formattedCitation":"(Bertolini et al., 2021)","plainCitation":"(Bertolini et al., 2021)","noteIndex":0},"citationItems":[{"id":981,"uris":["http://zotero.org/users/local/ZlhuMgGE/items/W3D95ATQ"],"itemData":{"id":981,"type":"article-journal","container-title":"Journal of Science Education and Technology","DOI":"10.1007/s10956-020-09888-8","ISSN":"1059-0145, 1573-1839","issue":"2","journalAbbreviation":"J Sci Educ Technol","language":"en","page":"193-209","source":"DOI.org (Crossref)","title":"Testing the Impact of Novel Assessment Sources and Machine Learning Methods on Predictive Outcome Modeling in Undergraduate Biology","volume":"30","author":[{"family":"Bertolini","given":"Roberto"},{"family":"Finch","given":"Stephen J."},{"family":"Nehm","given":"Ross H."}],"issued":{"date-parts":[["2021",4]]}}}],"schema":"https://github.com/citation-style-language/schema/raw/master/csl-citation.json"} </w:instrText>
      </w:r>
      <w:r w:rsidR="00EC5CDA" w:rsidRPr="00EC5CDA">
        <w:rPr>
          <w:lang w:val="en-US"/>
        </w:rPr>
        <w:fldChar w:fldCharType="separate"/>
      </w:r>
      <w:r w:rsidR="00EC5CDA" w:rsidRPr="00EC5CDA">
        <w:rPr>
          <w:rFonts w:ascii="Calibri" w:hAnsi="Calibri" w:cs="Calibri"/>
        </w:rPr>
        <w:t>(Bertolini et al., 2021)</w:t>
      </w:r>
      <w:r w:rsidR="00EC5CDA" w:rsidRPr="00EC5CDA">
        <w:rPr>
          <w:lang w:val="en-US"/>
        </w:rPr>
        <w:fldChar w:fldCharType="end"/>
      </w:r>
      <w:r w:rsidR="00EC5CDA" w:rsidRPr="00EC5CDA">
        <w:rPr>
          <w:lang w:val="en-US"/>
        </w:rPr>
        <w:t xml:space="preserve"> </w:t>
      </w:r>
      <w:r w:rsidRPr="00EC5CDA">
        <w:rPr>
          <w:lang w:val="en-US"/>
        </w:rPr>
        <w:t xml:space="preserve">and wrapper-based feature selection techniques combined with classifiers like k-NN and SVM, as seen in </w:t>
      </w:r>
      <w:r w:rsidR="00EC5CDA" w:rsidRPr="00EC5CDA">
        <w:rPr>
          <w:lang w:val="en-US"/>
        </w:rPr>
        <w:fldChar w:fldCharType="begin"/>
      </w:r>
      <w:r w:rsidR="00EC5CDA" w:rsidRPr="00EC5CDA">
        <w:rPr>
          <w:lang w:val="en-US"/>
        </w:rPr>
        <w:instrText xml:space="preserve"> ADDIN ZOTERO_ITEM CSL_CITATION {"citationID":"FMI7hYZf","properties":{"formattedCitation":"(Abdelkader et al., 2022)","plainCitation":"(Abdelkader et al., 2022)","noteIndex":0},"citationItems":[{"id":982,"uris":["http://zotero.org/users/local/ZlhuMgGE/items/RKAVJ5K2"],"itemData":{"id":982,"type":"article-journal","container-title":"IEEE Access","DOI":"10.1109/ACCESS.2022.3143035","ISSN":"2169-3536","journalAbbreviation":"IEEE Access","license":"https://creativecommons.org/licenses/by-nc-nd/4.0/","page":"6286-6303","source":"DOI.org (Crossref)","title":"An Efficient Data Mining Technique for Assessing Satisfaction Level With Online Learning for Higher Education Students During the COVID-19","volume":"10","author":[{"family":"Abdelkader","given":"Hanan E."},{"family":"Gad","given":"Ahmed G."},{"family":"Abohany","given":"Amr A."},{"family":"Sorour","given":"Shaymaa E."}],"issued":{"date-parts":[["2022"]]}}}],"schema":"https://github.com/citation-style-language/schema/raw/master/csl-citation.json"} </w:instrText>
      </w:r>
      <w:r w:rsidR="00EC5CDA" w:rsidRPr="00EC5CDA">
        <w:rPr>
          <w:lang w:val="en-US"/>
        </w:rPr>
        <w:fldChar w:fldCharType="separate"/>
      </w:r>
      <w:r w:rsidR="00EC5CDA" w:rsidRPr="00EC5CDA">
        <w:rPr>
          <w:rFonts w:ascii="Calibri" w:hAnsi="Calibri" w:cs="Calibri"/>
        </w:rPr>
        <w:t>(Abdelkader et al., 2022)</w:t>
      </w:r>
      <w:r w:rsidR="00EC5CDA" w:rsidRPr="00EC5CDA">
        <w:rPr>
          <w:lang w:val="en-US"/>
        </w:rPr>
        <w:fldChar w:fldCharType="end"/>
      </w:r>
      <w:r w:rsidR="00EC5CDA" w:rsidRPr="00EC5CDA">
        <w:rPr>
          <w:lang w:val="en-US"/>
        </w:rPr>
        <w:t>,</w:t>
      </w:r>
      <w:r w:rsidRPr="00EC5CDA">
        <w:rPr>
          <w:lang w:val="en-US"/>
        </w:rPr>
        <w:t xml:space="preserve"> are also widely employed to enhance predictive accuracy and interpretability, particularly through explainable AI (XAI</w:t>
      </w:r>
      <w:r w:rsidR="007038ED">
        <w:rPr>
          <w:lang w:val="en-US"/>
        </w:rPr>
        <w:t xml:space="preserve">; </w:t>
      </w:r>
      <w:r w:rsidR="007038ED" w:rsidRPr="007038ED">
        <w:rPr>
          <w:lang w:val="en-US"/>
        </w:rPr>
        <w:t>methods and techniques that make the outputs of machine learning models understandable to humans, enabling transparency and trust</w:t>
      </w:r>
      <w:r w:rsidRPr="00EC5CDA">
        <w:rPr>
          <w:lang w:val="en-US"/>
        </w:rPr>
        <w:t>) techniques such as SHAP and LIME</w:t>
      </w:r>
      <w:r w:rsidR="007038ED">
        <w:rPr>
          <w:lang w:val="en-US"/>
        </w:rPr>
        <w:t>.</w:t>
      </w:r>
    </w:p>
    <w:p w14:paraId="2CE4221B" w14:textId="4F56BB43" w:rsidR="005E020A" w:rsidRDefault="004337C7" w:rsidP="00A95ABF">
      <w:pPr>
        <w:rPr>
          <w:lang w:val="en-US"/>
        </w:rPr>
      </w:pPr>
      <w:r w:rsidRPr="004337C7">
        <w:rPr>
          <w:highlight w:val="yellow"/>
          <w:lang w:val="en-US"/>
        </w:rPr>
        <w:lastRenderedPageBreak/>
        <w:t xml:space="preserve">Numerous review studies have already explored the application of ML in predicting academic success, as summarized in </w:t>
      </w:r>
      <w:commentRangeStart w:id="12"/>
      <w:r w:rsidRPr="004337C7">
        <w:rPr>
          <w:highlight w:val="yellow"/>
          <w:lang w:val="en-US"/>
        </w:rPr>
        <w:t xml:space="preserve">Table </w:t>
      </w:r>
      <w:r w:rsidR="00235C3C">
        <w:rPr>
          <w:highlight w:val="yellow"/>
          <w:lang w:val="en-US"/>
        </w:rPr>
        <w:t>2</w:t>
      </w:r>
      <w:commentRangeEnd w:id="12"/>
      <w:r w:rsidR="007935FD">
        <w:rPr>
          <w:rStyle w:val="CommentReference"/>
        </w:rPr>
        <w:commentReference w:id="12"/>
      </w:r>
      <w:r w:rsidR="009E49EA">
        <w:rPr>
          <w:highlight w:val="yellow"/>
          <w:lang w:val="en-US"/>
        </w:rPr>
        <w:t xml:space="preserve">, where we </w:t>
      </w:r>
      <w:proofErr w:type="spellStart"/>
      <w:r w:rsidR="009E49EA">
        <w:rPr>
          <w:highlight w:val="yellow"/>
          <w:lang w:val="en-US"/>
        </w:rPr>
        <w:t>analysed</w:t>
      </w:r>
      <w:proofErr w:type="spellEnd"/>
      <w:r w:rsidR="009E49EA">
        <w:rPr>
          <w:highlight w:val="yellow"/>
          <w:lang w:val="en-US"/>
        </w:rPr>
        <w:t xml:space="preserve"> 19 review articles from WOS and Taylor and Francis databases</w:t>
      </w:r>
      <w:r w:rsidRPr="004337C7">
        <w:rPr>
          <w:highlight w:val="yellow"/>
          <w:lang w:val="en-US"/>
        </w:rPr>
        <w:t xml:space="preserve">. These reviews </w:t>
      </w:r>
      <w:r w:rsidRPr="00060795">
        <w:rPr>
          <w:highlight w:val="yellow"/>
          <w:lang w:val="en-US"/>
        </w:rPr>
        <w:t xml:space="preserve">systematically analyze the methodologies, datasets, and ML techniques employed across various educational contexts. </w:t>
      </w:r>
      <w:r w:rsidR="009E49EA" w:rsidRPr="00060795">
        <w:rPr>
          <w:highlight w:val="yellow"/>
          <w:lang w:val="en-US"/>
        </w:rPr>
        <w:t>The reviewed studies employed various systematic review methodologies, with the most common being the Systematic Literature Review (SLR), often following Kitchenham’s guidelines or the PRISMA framework</w:t>
      </w:r>
      <w:r w:rsidR="00060795" w:rsidRPr="00060795">
        <w:rPr>
          <w:highlight w:val="yellow"/>
          <w:lang w:val="en-US"/>
        </w:rPr>
        <w:t>, or other, and some not specifying the approach</w:t>
      </w:r>
      <w:r w:rsidR="009E49EA" w:rsidRPr="00060795">
        <w:rPr>
          <w:highlight w:val="yellow"/>
          <w:lang w:val="en-US"/>
        </w:rPr>
        <w:t xml:space="preserve">. </w:t>
      </w:r>
      <w:r w:rsidR="00060795" w:rsidRPr="00060795">
        <w:rPr>
          <w:highlight w:val="yellow"/>
          <w:lang w:val="en-US"/>
        </w:rPr>
        <w:t>Other methods such as meta-analysis, bibliometric analysis, scoping reviews, and systematic mapping are underrepresented</w:t>
      </w:r>
      <w:r w:rsidR="009E49EA" w:rsidRPr="00060795">
        <w:rPr>
          <w:highlight w:val="yellow"/>
          <w:lang w:val="en-US"/>
        </w:rPr>
        <w:t xml:space="preserve">. In terms of prediction levels, </w:t>
      </w:r>
      <w:proofErr w:type="gramStart"/>
      <w:r w:rsidR="009E49EA" w:rsidRPr="00060795">
        <w:rPr>
          <w:highlight w:val="yellow"/>
          <w:lang w:val="en-US"/>
        </w:rPr>
        <w:t>the majority of</w:t>
      </w:r>
      <w:proofErr w:type="gramEnd"/>
      <w:r w:rsidR="009E49EA" w:rsidRPr="00060795">
        <w:rPr>
          <w:highlight w:val="yellow"/>
          <w:lang w:val="en-US"/>
        </w:rPr>
        <w:t xml:space="preserve"> studies focused on degree-level outcomes, including graduation likelihood and dropout risk, course-level performance prediction, year-level academic succes</w:t>
      </w:r>
      <w:r w:rsidR="00060795" w:rsidRPr="00060795">
        <w:rPr>
          <w:highlight w:val="yellow"/>
          <w:lang w:val="en-US"/>
        </w:rPr>
        <w:t>s</w:t>
      </w:r>
      <w:r w:rsidR="009E49EA" w:rsidRPr="00060795">
        <w:rPr>
          <w:highlight w:val="yellow"/>
          <w:lang w:val="en-US"/>
        </w:rPr>
        <w:t>, and exam-level assessments. Other levels of prediction include computational thinking assessments, and citation prediction. ML techniques were predominant across all studies, with the most frequently applied methods being decision trees (DT), random forests (RF), support vector machines (SVM), artificial neural networks (ANN/MLP), logistic regression (LGR), and Naïve Bayes (NB), demonstrating their widespread use in predictive analytics for student performance. Hybrid models, ensemble methods, and clustering techniques were also commonly used. Notably, some studies explored deep learning (DNN, RNN, CNN, LSTM, Transformers) and reinforcement learning (Q-Learning, SARSA)</w:t>
      </w:r>
      <w:r w:rsidR="00060795" w:rsidRPr="00060795">
        <w:rPr>
          <w:highlight w:val="yellow"/>
          <w:lang w:val="en-US"/>
        </w:rPr>
        <w:t>, with m</w:t>
      </w:r>
      <w:r w:rsidRPr="00060795">
        <w:rPr>
          <w:highlight w:val="yellow"/>
          <w:lang w:val="en-US"/>
        </w:rPr>
        <w:t>any s</w:t>
      </w:r>
      <w:r w:rsidRPr="004337C7">
        <w:rPr>
          <w:highlight w:val="yellow"/>
          <w:lang w:val="en-US"/>
        </w:rPr>
        <w:t>tudies report</w:t>
      </w:r>
      <w:r w:rsidR="00060795">
        <w:rPr>
          <w:highlight w:val="yellow"/>
          <w:lang w:val="en-US"/>
        </w:rPr>
        <w:t xml:space="preserve">ing </w:t>
      </w:r>
      <w:r w:rsidRPr="004337C7">
        <w:rPr>
          <w:highlight w:val="yellow"/>
          <w:lang w:val="en-US"/>
        </w:rPr>
        <w:t xml:space="preserve">high predictive accuracy. However, recurring gaps such as limited real-world implementation, ethical concerns, and the underutilization of clustering and reinforcement learning techniques are noted. Despite the extensive research, there is a noticeable </w:t>
      </w:r>
      <w:commentRangeStart w:id="13"/>
      <w:commentRangeStart w:id="14"/>
      <w:r w:rsidRPr="004337C7">
        <w:rPr>
          <w:highlight w:val="yellow"/>
          <w:lang w:val="en-US"/>
        </w:rPr>
        <w:t xml:space="preserve">absence of bibliometric analyses, </w:t>
      </w:r>
      <w:commentRangeEnd w:id="13"/>
      <w:r w:rsidR="00207C35">
        <w:rPr>
          <w:rStyle w:val="CommentReference"/>
        </w:rPr>
        <w:commentReference w:id="13"/>
      </w:r>
      <w:commentRangeEnd w:id="14"/>
      <w:r w:rsidR="002F39D7">
        <w:rPr>
          <w:rStyle w:val="CommentReference"/>
        </w:rPr>
        <w:commentReference w:id="14"/>
      </w:r>
      <w:r w:rsidRPr="004337C7">
        <w:rPr>
          <w:highlight w:val="yellow"/>
          <w:lang w:val="en-US"/>
        </w:rPr>
        <w:t>which could provide deeper insights into research trends, publication patterns, and thematic developments in this field.</w:t>
      </w:r>
    </w:p>
    <w:tbl>
      <w:tblPr>
        <w:tblStyle w:val="TableGrid"/>
        <w:tblW w:w="0" w:type="auto"/>
        <w:tblLook w:val="04A0" w:firstRow="1" w:lastRow="0" w:firstColumn="1" w:lastColumn="0" w:noHBand="0" w:noVBand="1"/>
      </w:tblPr>
      <w:tblGrid>
        <w:gridCol w:w="1812"/>
        <w:gridCol w:w="1812"/>
        <w:gridCol w:w="1812"/>
        <w:gridCol w:w="1813"/>
        <w:gridCol w:w="1813"/>
      </w:tblGrid>
      <w:tr w:rsidR="005E020A" w:rsidRPr="00EF381D" w14:paraId="4CB651BD" w14:textId="77777777" w:rsidTr="005C46BE">
        <w:tc>
          <w:tcPr>
            <w:tcW w:w="1812" w:type="dxa"/>
          </w:tcPr>
          <w:p w14:paraId="4778786B" w14:textId="19233D30" w:rsidR="005E020A" w:rsidRPr="005C46BE" w:rsidRDefault="005E020A" w:rsidP="005C46BE">
            <w:pPr>
              <w:jc w:val="left"/>
              <w:rPr>
                <w:rFonts w:cstheme="minorHAnsi"/>
                <w:sz w:val="16"/>
                <w:szCs w:val="16"/>
                <w:lang w:val="en-US"/>
              </w:rPr>
            </w:pPr>
            <w:r w:rsidRPr="005C46BE">
              <w:rPr>
                <w:rFonts w:cstheme="minorHAnsi"/>
                <w:sz w:val="16"/>
                <w:szCs w:val="16"/>
                <w:lang w:val="en-US"/>
              </w:rPr>
              <w:t>Authors, Year of publication, Title, Journal</w:t>
            </w:r>
          </w:p>
        </w:tc>
        <w:tc>
          <w:tcPr>
            <w:tcW w:w="1812" w:type="dxa"/>
          </w:tcPr>
          <w:p w14:paraId="73B07251" w14:textId="0E36EA4F" w:rsidR="005E020A" w:rsidRPr="005C46BE" w:rsidRDefault="005E020A" w:rsidP="005C46BE">
            <w:pPr>
              <w:jc w:val="left"/>
              <w:rPr>
                <w:rFonts w:cstheme="minorHAnsi"/>
                <w:sz w:val="16"/>
                <w:szCs w:val="16"/>
                <w:lang w:val="en-US"/>
              </w:rPr>
            </w:pPr>
            <w:r w:rsidRPr="005C46BE">
              <w:rPr>
                <w:rFonts w:cstheme="minorHAnsi"/>
                <w:sz w:val="16"/>
                <w:szCs w:val="16"/>
                <w:lang w:val="en-US"/>
              </w:rPr>
              <w:t>Review methodology &amp; No. of studies included</w:t>
            </w:r>
            <w:r w:rsidR="00E319E1">
              <w:rPr>
                <w:rFonts w:cstheme="minorHAnsi"/>
                <w:sz w:val="16"/>
                <w:szCs w:val="16"/>
                <w:lang w:val="en-US"/>
              </w:rPr>
              <w:t xml:space="preserve"> and period</w:t>
            </w:r>
            <w:r w:rsidR="00E741DF">
              <w:rPr>
                <w:rFonts w:cstheme="minorHAnsi"/>
                <w:sz w:val="16"/>
                <w:szCs w:val="16"/>
                <w:lang w:val="en-US"/>
              </w:rPr>
              <w:t xml:space="preserve"> (if not given, there were no strict timelines)</w:t>
            </w:r>
          </w:p>
        </w:tc>
        <w:tc>
          <w:tcPr>
            <w:tcW w:w="1812" w:type="dxa"/>
          </w:tcPr>
          <w:p w14:paraId="531E7846" w14:textId="0B246841" w:rsidR="005E020A" w:rsidRPr="005C46BE" w:rsidRDefault="00754E2C" w:rsidP="005C46BE">
            <w:pPr>
              <w:jc w:val="left"/>
              <w:rPr>
                <w:rFonts w:cstheme="minorHAnsi"/>
                <w:sz w:val="16"/>
                <w:szCs w:val="16"/>
                <w:lang w:val="en-US"/>
              </w:rPr>
            </w:pPr>
            <w:r>
              <w:rPr>
                <w:rFonts w:cstheme="minorHAnsi"/>
                <w:sz w:val="16"/>
                <w:szCs w:val="16"/>
                <w:lang w:val="en-US"/>
              </w:rPr>
              <w:t>Level of prediction</w:t>
            </w:r>
            <w:r w:rsidR="00166601">
              <w:rPr>
                <w:rFonts w:cstheme="minorHAnsi"/>
                <w:sz w:val="16"/>
                <w:szCs w:val="16"/>
                <w:lang w:val="en-US"/>
              </w:rPr>
              <w:t>: degree level</w:t>
            </w:r>
            <w:r w:rsidR="00F60C54">
              <w:rPr>
                <w:rFonts w:cstheme="minorHAnsi"/>
                <w:sz w:val="16"/>
                <w:szCs w:val="16"/>
                <w:lang w:val="en-US"/>
              </w:rPr>
              <w:t xml:space="preserve"> (obtaining a degree/graduation)</w:t>
            </w:r>
            <w:r w:rsidR="00166601">
              <w:rPr>
                <w:rFonts w:cstheme="minorHAnsi"/>
                <w:sz w:val="16"/>
                <w:szCs w:val="16"/>
                <w:lang w:val="en-US"/>
              </w:rPr>
              <w:t>, year level, course level, exam level</w:t>
            </w:r>
          </w:p>
        </w:tc>
        <w:tc>
          <w:tcPr>
            <w:tcW w:w="1813" w:type="dxa"/>
          </w:tcPr>
          <w:p w14:paraId="52F8F02B" w14:textId="0F64F7D2" w:rsidR="005E020A" w:rsidRPr="005C46BE" w:rsidRDefault="00FD41D8" w:rsidP="005C46BE">
            <w:pPr>
              <w:jc w:val="left"/>
              <w:rPr>
                <w:rFonts w:cstheme="minorHAnsi"/>
                <w:sz w:val="16"/>
                <w:szCs w:val="16"/>
                <w:lang w:val="en-US"/>
              </w:rPr>
            </w:pPr>
            <w:r>
              <w:rPr>
                <w:rFonts w:cstheme="minorHAnsi"/>
                <w:sz w:val="16"/>
                <w:szCs w:val="16"/>
                <w:lang w:val="en-US"/>
              </w:rPr>
              <w:t>ML</w:t>
            </w:r>
            <w:r w:rsidR="005C5699">
              <w:rPr>
                <w:rFonts w:cstheme="minorHAnsi"/>
                <w:sz w:val="16"/>
                <w:szCs w:val="16"/>
                <w:lang w:val="en-US"/>
              </w:rPr>
              <w:t xml:space="preserve"> </w:t>
            </w:r>
            <w:r w:rsidR="005C5699" w:rsidRPr="005C5699">
              <w:rPr>
                <w:rFonts w:cstheme="minorHAnsi"/>
                <w:sz w:val="16"/>
                <w:szCs w:val="16"/>
                <w:highlight w:val="yellow"/>
                <w:lang w:val="en-US"/>
              </w:rPr>
              <w:t>or other</w:t>
            </w:r>
            <w:r>
              <w:rPr>
                <w:rFonts w:cstheme="minorHAnsi"/>
                <w:sz w:val="16"/>
                <w:szCs w:val="16"/>
                <w:lang w:val="en-US"/>
              </w:rPr>
              <w:t xml:space="preserve"> prediction techniques</w:t>
            </w:r>
          </w:p>
        </w:tc>
        <w:tc>
          <w:tcPr>
            <w:tcW w:w="1813" w:type="dxa"/>
          </w:tcPr>
          <w:p w14:paraId="33227A30" w14:textId="03A27D95" w:rsidR="005E020A" w:rsidRPr="005C46BE" w:rsidRDefault="00FD41D8" w:rsidP="005C46BE">
            <w:pPr>
              <w:jc w:val="left"/>
              <w:rPr>
                <w:rFonts w:cstheme="minorHAnsi"/>
                <w:sz w:val="16"/>
                <w:szCs w:val="16"/>
                <w:lang w:val="en-US"/>
              </w:rPr>
            </w:pPr>
            <w:r w:rsidRPr="006C11B4">
              <w:rPr>
                <w:rFonts w:cstheme="minorHAnsi"/>
                <w:sz w:val="16"/>
                <w:szCs w:val="16"/>
                <w:lang w:val="en-US"/>
              </w:rPr>
              <w:t>RQ</w:t>
            </w:r>
            <w:r w:rsidR="001278B3">
              <w:rPr>
                <w:rFonts w:cstheme="minorHAnsi"/>
                <w:sz w:val="16"/>
                <w:szCs w:val="16"/>
                <w:lang w:val="en-US"/>
              </w:rPr>
              <w:t xml:space="preserve">, </w:t>
            </w:r>
            <w:r w:rsidR="00754E2C" w:rsidRPr="006C11B4">
              <w:rPr>
                <w:rFonts w:cstheme="minorHAnsi"/>
                <w:sz w:val="16"/>
                <w:szCs w:val="16"/>
                <w:lang w:val="en-US"/>
              </w:rPr>
              <w:t>Findings &amp; Gaps identified</w:t>
            </w:r>
          </w:p>
        </w:tc>
      </w:tr>
      <w:tr w:rsidR="005E020A" w:rsidRPr="00EF381D" w14:paraId="54D33C64" w14:textId="77777777" w:rsidTr="005C46BE">
        <w:tc>
          <w:tcPr>
            <w:tcW w:w="1812" w:type="dxa"/>
          </w:tcPr>
          <w:p w14:paraId="24B7BF94" w14:textId="2D8CCFD0" w:rsidR="005E020A" w:rsidRDefault="00EC5D64" w:rsidP="00AE01E5">
            <w:pPr>
              <w:rPr>
                <w:rFonts w:cstheme="minorHAnsi"/>
                <w:sz w:val="16"/>
                <w:szCs w:val="16"/>
                <w:lang w:val="en-US"/>
              </w:rPr>
            </w:pPr>
            <w:r>
              <w:rPr>
                <w:rFonts w:cstheme="minorHAnsi"/>
                <w:sz w:val="16"/>
                <w:szCs w:val="16"/>
                <w:lang w:val="en-US"/>
              </w:rPr>
              <w:fldChar w:fldCharType="begin"/>
            </w:r>
            <w:r w:rsidR="005E232A">
              <w:rPr>
                <w:rFonts w:cstheme="minorHAnsi"/>
                <w:sz w:val="16"/>
                <w:szCs w:val="16"/>
                <w:lang w:val="en-US"/>
              </w:rPr>
              <w:instrText xml:space="preserve"> ADDIN ZOTERO_ITEM CSL_CITATION {"citationID":"2J63fgJw","properties":{"formattedCitation":"(Pelima et al., 2024)","plainCitation":"(Pelima et al., 2024)","dontUpdate":true,"noteIndex":0},"citationItems":[{"id":984,"uris":["http://zotero.org/users/local/ZlhuMgGE/items/P2ERGHUK"],"itemData":{"id":984,"type":"article-journal","container-title":"IEEE Access","DOI":"10.1109/ACCESS.2024.3361479","ISSN":"2169-3536","journalAbbreviation":"IEEE Access","license":"https://creativecommons.org/licenses/by-nc-nd/4.0/","page":"23451-23465","source":"DOI.org (Crossref)","title":"Predicting University Student Graduation Using Academic Performance and Machine Learning: A Systematic Literature Review","title-short":"Predicting University Student Graduation Using Academic Performance and Machine Learning","volume":"12","author":[{"family":"Pelima","given":"Lidya R."},{"family":"Sukmana","given":"Yuda"},{"family":"Rosmansyah","given":"Yusep"}],"issued":{"date-parts":[["2024"]]}}}],"schema":"https://github.com/citation-style-language/schema/raw/master/csl-citation.json"} </w:instrText>
            </w:r>
            <w:r>
              <w:rPr>
                <w:rFonts w:cstheme="minorHAnsi"/>
                <w:sz w:val="16"/>
                <w:szCs w:val="16"/>
                <w:lang w:val="en-US"/>
              </w:rPr>
              <w:fldChar w:fldCharType="separate"/>
            </w:r>
            <w:r w:rsidRPr="00EC5D64">
              <w:rPr>
                <w:rFonts w:ascii="Calibri" w:hAnsi="Calibri" w:cs="Calibri"/>
                <w:sz w:val="16"/>
              </w:rPr>
              <w:t>Pelima et al., 2024</w:t>
            </w:r>
            <w:r>
              <w:rPr>
                <w:rFonts w:cstheme="minorHAnsi"/>
                <w:sz w:val="16"/>
                <w:szCs w:val="16"/>
                <w:lang w:val="en-US"/>
              </w:rPr>
              <w:fldChar w:fldCharType="end"/>
            </w:r>
            <w:r w:rsidR="009F5983">
              <w:rPr>
                <w:rFonts w:cstheme="minorHAnsi"/>
                <w:sz w:val="16"/>
                <w:szCs w:val="16"/>
                <w:lang w:val="en-US"/>
              </w:rPr>
              <w:t>;</w:t>
            </w:r>
            <w:r w:rsidR="00EF381D" w:rsidRPr="005C46BE">
              <w:rPr>
                <w:rFonts w:cstheme="minorHAnsi"/>
                <w:sz w:val="16"/>
                <w:szCs w:val="16"/>
                <w:lang w:val="en-US"/>
              </w:rPr>
              <w:br/>
              <w:t xml:space="preserve">Predicting University Student Graduation Using Academic Performance and Machine Learning: A Systematic Literature </w:t>
            </w:r>
            <w:proofErr w:type="gramStart"/>
            <w:r w:rsidR="00EF381D" w:rsidRPr="005C46BE">
              <w:rPr>
                <w:rFonts w:cstheme="minorHAnsi"/>
                <w:sz w:val="16"/>
                <w:szCs w:val="16"/>
                <w:lang w:val="en-US"/>
              </w:rPr>
              <w:t>Review</w:t>
            </w:r>
            <w:r w:rsidR="009F5983">
              <w:rPr>
                <w:rFonts w:cstheme="minorHAnsi"/>
                <w:sz w:val="16"/>
                <w:szCs w:val="16"/>
                <w:lang w:val="en-US"/>
              </w:rPr>
              <w:t>;</w:t>
            </w:r>
            <w:proofErr w:type="gramEnd"/>
          </w:p>
          <w:p w14:paraId="096A9262" w14:textId="568BA1F3" w:rsidR="009F5983" w:rsidRPr="005C46BE" w:rsidRDefault="009F5983" w:rsidP="00AE01E5">
            <w:pPr>
              <w:rPr>
                <w:rFonts w:cstheme="minorHAnsi"/>
                <w:sz w:val="16"/>
                <w:szCs w:val="16"/>
                <w:lang w:val="en-US"/>
              </w:rPr>
            </w:pPr>
            <w:proofErr w:type="spellStart"/>
            <w:r>
              <w:rPr>
                <w:rFonts w:cstheme="minorHAnsi"/>
                <w:sz w:val="16"/>
                <w:szCs w:val="16"/>
                <w:lang w:val="en-US"/>
              </w:rPr>
              <w:t>IEEEAc</w:t>
            </w:r>
            <w:r w:rsidR="00CB1FF6">
              <w:rPr>
                <w:rFonts w:cstheme="minorHAnsi"/>
                <w:sz w:val="16"/>
                <w:szCs w:val="16"/>
                <w:lang w:val="en-US"/>
              </w:rPr>
              <w:t>c</w:t>
            </w:r>
            <w:r>
              <w:rPr>
                <w:rFonts w:cstheme="minorHAnsi"/>
                <w:sz w:val="16"/>
                <w:szCs w:val="16"/>
                <w:lang w:val="en-US"/>
              </w:rPr>
              <w:t>ess</w:t>
            </w:r>
            <w:proofErr w:type="spellEnd"/>
          </w:p>
        </w:tc>
        <w:tc>
          <w:tcPr>
            <w:tcW w:w="1812" w:type="dxa"/>
          </w:tcPr>
          <w:p w14:paraId="587E8175" w14:textId="56316FC8" w:rsidR="00EC5D64" w:rsidRPr="005C46BE" w:rsidRDefault="000B6ED2" w:rsidP="00AE01E5">
            <w:pPr>
              <w:rPr>
                <w:rFonts w:cstheme="minorHAnsi"/>
                <w:sz w:val="16"/>
                <w:szCs w:val="16"/>
                <w:lang w:val="en-US"/>
              </w:rPr>
            </w:pPr>
            <w:r>
              <w:rPr>
                <w:rFonts w:cstheme="minorHAnsi"/>
                <w:sz w:val="16"/>
                <w:szCs w:val="16"/>
                <w:lang w:val="en-US"/>
              </w:rPr>
              <w:t>SLR</w:t>
            </w:r>
            <w:r w:rsidR="00EC5D64" w:rsidRPr="00EC5D64">
              <w:rPr>
                <w:rFonts w:cstheme="minorHAnsi"/>
                <w:sz w:val="16"/>
                <w:szCs w:val="16"/>
                <w:lang w:val="en-US"/>
              </w:rPr>
              <w:t xml:space="preserve"> methodology based on Kitchenham’s guidelines</w:t>
            </w:r>
            <w:r w:rsidR="00315AE8">
              <w:rPr>
                <w:rFonts w:cstheme="minorHAnsi"/>
                <w:sz w:val="16"/>
                <w:szCs w:val="16"/>
                <w:lang w:val="en-US"/>
              </w:rPr>
              <w:t xml:space="preserve">; </w:t>
            </w:r>
            <w:r w:rsidR="00EC5D64" w:rsidRPr="00EC5D64">
              <w:rPr>
                <w:rFonts w:cstheme="minorHAnsi"/>
                <w:sz w:val="16"/>
                <w:szCs w:val="16"/>
                <w:lang w:val="en-US"/>
              </w:rPr>
              <w:t>70 journal articles (2018-2023).</w:t>
            </w:r>
          </w:p>
        </w:tc>
        <w:tc>
          <w:tcPr>
            <w:tcW w:w="1812" w:type="dxa"/>
          </w:tcPr>
          <w:p w14:paraId="083946C4" w14:textId="2B46893B" w:rsidR="005E020A" w:rsidRPr="005C46BE" w:rsidRDefault="00EC5D64" w:rsidP="00AE01E5">
            <w:pPr>
              <w:rPr>
                <w:rFonts w:cstheme="minorHAnsi"/>
                <w:sz w:val="16"/>
                <w:szCs w:val="16"/>
                <w:lang w:val="en-US"/>
              </w:rPr>
            </w:pPr>
            <w:r w:rsidRPr="00EC5D64">
              <w:rPr>
                <w:rFonts w:cstheme="minorHAnsi"/>
                <w:sz w:val="16"/>
                <w:szCs w:val="16"/>
                <w:lang w:val="en-US"/>
              </w:rPr>
              <w:t>Degree (graduation/dropout), year (at-risk students), course (performance), exam (test results).</w:t>
            </w:r>
          </w:p>
        </w:tc>
        <w:tc>
          <w:tcPr>
            <w:tcW w:w="1813" w:type="dxa"/>
          </w:tcPr>
          <w:p w14:paraId="185C77D7" w14:textId="2B5952B2" w:rsidR="005E020A" w:rsidRPr="005C46BE" w:rsidRDefault="00EC5D64" w:rsidP="00AE01E5">
            <w:pPr>
              <w:rPr>
                <w:rFonts w:cstheme="minorHAnsi"/>
                <w:sz w:val="16"/>
                <w:szCs w:val="16"/>
                <w:lang w:val="en-US"/>
              </w:rPr>
            </w:pPr>
            <w:r w:rsidRPr="00EC5D64">
              <w:rPr>
                <w:rFonts w:cstheme="minorHAnsi"/>
                <w:sz w:val="16"/>
                <w:szCs w:val="16"/>
                <w:lang w:val="en-US"/>
              </w:rPr>
              <w:t>SVM, RF, ANN/MLP, LR, k-NN.</w:t>
            </w:r>
          </w:p>
        </w:tc>
        <w:tc>
          <w:tcPr>
            <w:tcW w:w="1813" w:type="dxa"/>
          </w:tcPr>
          <w:p w14:paraId="79D8AC36" w14:textId="77777777" w:rsidR="005E020A" w:rsidRDefault="00EC5D64" w:rsidP="00AE01E5">
            <w:pPr>
              <w:rPr>
                <w:rFonts w:cstheme="minorHAnsi"/>
                <w:sz w:val="16"/>
                <w:szCs w:val="16"/>
                <w:lang w:val="en-US"/>
              </w:rPr>
            </w:pPr>
            <w:r w:rsidRPr="00EC5D64">
              <w:rPr>
                <w:rFonts w:cstheme="minorHAnsi"/>
                <w:sz w:val="16"/>
                <w:szCs w:val="16"/>
                <w:lang w:val="en-US"/>
              </w:rPr>
              <w:t>RQ1: State-of-the-art EDM/EDA research. RQ2: Data sources &amp; techniques. RQ3: Gaps &amp; challenges.</w:t>
            </w:r>
          </w:p>
          <w:p w14:paraId="528A2768" w14:textId="77777777" w:rsidR="00EC5D64" w:rsidRDefault="00EC5D64" w:rsidP="00AE01E5">
            <w:pPr>
              <w:rPr>
                <w:rFonts w:cstheme="minorHAnsi"/>
                <w:sz w:val="16"/>
                <w:szCs w:val="16"/>
                <w:lang w:val="en-US"/>
              </w:rPr>
            </w:pPr>
            <w:r w:rsidRPr="00EC5D64">
              <w:rPr>
                <w:rFonts w:cstheme="minorHAnsi"/>
                <w:sz w:val="16"/>
                <w:szCs w:val="16"/>
                <w:lang w:val="en-US"/>
              </w:rPr>
              <w:t>High ML accuracy (~90%). LMS &amp; SIS are key data sources. Academic, behavioral, and demographic data matter.</w:t>
            </w:r>
          </w:p>
          <w:p w14:paraId="2E6E3425" w14:textId="56C976BD" w:rsidR="00EC5D64" w:rsidRPr="005C46BE" w:rsidRDefault="00EC5D64" w:rsidP="00AE01E5">
            <w:pPr>
              <w:rPr>
                <w:rFonts w:cstheme="minorHAnsi"/>
                <w:sz w:val="16"/>
                <w:szCs w:val="16"/>
                <w:lang w:val="en-US"/>
              </w:rPr>
            </w:pPr>
            <w:r w:rsidRPr="00EC5D64">
              <w:rPr>
                <w:rFonts w:cstheme="minorHAnsi"/>
                <w:sz w:val="16"/>
                <w:szCs w:val="16"/>
                <w:lang w:val="en-US"/>
              </w:rPr>
              <w:t>Data limitations, model interpretability, ethical concerns, limited real-world application.</w:t>
            </w:r>
          </w:p>
        </w:tc>
      </w:tr>
      <w:tr w:rsidR="005E020A" w:rsidRPr="00EF381D" w14:paraId="607695DC" w14:textId="77777777" w:rsidTr="005C46BE">
        <w:tc>
          <w:tcPr>
            <w:tcW w:w="1812" w:type="dxa"/>
          </w:tcPr>
          <w:p w14:paraId="0BE38615" w14:textId="6E89A81B" w:rsidR="00315AE8" w:rsidRPr="00315AE8" w:rsidRDefault="00315AE8" w:rsidP="00315AE8">
            <w:pPr>
              <w:rPr>
                <w:rFonts w:cstheme="minorHAnsi"/>
                <w:sz w:val="16"/>
                <w:szCs w:val="16"/>
                <w:lang w:val="en-US"/>
              </w:rPr>
            </w:pPr>
            <w:r>
              <w:rPr>
                <w:rFonts w:cstheme="minorHAnsi"/>
                <w:sz w:val="16"/>
                <w:szCs w:val="16"/>
                <w:lang w:val="en-US"/>
              </w:rPr>
              <w:fldChar w:fldCharType="begin"/>
            </w:r>
            <w:r w:rsidR="005E232A">
              <w:rPr>
                <w:rFonts w:cstheme="minorHAnsi"/>
                <w:sz w:val="16"/>
                <w:szCs w:val="16"/>
                <w:lang w:val="en-US"/>
              </w:rPr>
              <w:instrText xml:space="preserve"> ADDIN ZOTERO_ITEM CSL_CITATION {"citationID":"3HNVMyZY","properties":{"formattedCitation":"(Umer et al., 2023)","plainCitation":"(Umer et al., 2023)","dontUpdate":true,"noteIndex":0},"citationItems":[{"id":986,"uris":["http://zotero.org/users/local/ZlhuMgGE/items/QMPKN76Y"],"itemData":{"id":986,"type":"article-journal","container-title":"Interactive Learning Environments","DOI":"10.1080/10494820.2021.1933542","ISSN":"1049-4820, 1744-5191","issue":"6","journalAbbreviation":"Interactive Learning Environments","language":"en","page":"3503-3528","source":"DOI.org (Crossref)","title":"Current stance on predictive analytics in higher education: opportunities, challenges and future directions","title-short":"Current stance on predictive analytics in higher education","volume":"31","author":[{"family":"Umer","given":"Rahila"},{"family":"Susnjak","given":"Teo"},{"family":"Mathrani","given":"Anuradha"},{"family":"Suriadi","given":"Lim"}],"issued":{"date-parts":[["2023",8,18]]}}}],"schema":"https://github.com/citation-style-language/schema/raw/master/csl-citation.json"} </w:instrText>
            </w:r>
            <w:r>
              <w:rPr>
                <w:rFonts w:cstheme="minorHAnsi"/>
                <w:sz w:val="16"/>
                <w:szCs w:val="16"/>
                <w:lang w:val="en-US"/>
              </w:rPr>
              <w:fldChar w:fldCharType="separate"/>
            </w:r>
            <w:r w:rsidRPr="00315AE8">
              <w:rPr>
                <w:rFonts w:ascii="Calibri" w:hAnsi="Calibri" w:cs="Calibri"/>
                <w:sz w:val="16"/>
              </w:rPr>
              <w:t>Umer et al., 2023</w:t>
            </w:r>
            <w:r>
              <w:rPr>
                <w:rFonts w:cstheme="minorHAnsi"/>
                <w:sz w:val="16"/>
                <w:szCs w:val="16"/>
                <w:lang w:val="en-US"/>
              </w:rPr>
              <w:fldChar w:fldCharType="end"/>
            </w:r>
            <w:r>
              <w:rPr>
                <w:rFonts w:cstheme="minorHAnsi"/>
                <w:sz w:val="16"/>
                <w:szCs w:val="16"/>
                <w:lang w:val="en-US"/>
              </w:rPr>
              <w:t xml:space="preserve">; </w:t>
            </w:r>
            <w:r w:rsidRPr="00315AE8">
              <w:rPr>
                <w:rFonts w:cstheme="minorHAnsi"/>
                <w:sz w:val="16"/>
                <w:szCs w:val="16"/>
                <w:lang w:val="en-US"/>
              </w:rPr>
              <w:t>Current stance on predictive analytics in higher</w:t>
            </w:r>
          </w:p>
          <w:p w14:paraId="329B7BDE" w14:textId="77777777" w:rsidR="00315AE8" w:rsidRPr="00315AE8" w:rsidRDefault="00315AE8" w:rsidP="00315AE8">
            <w:pPr>
              <w:rPr>
                <w:rFonts w:cstheme="minorHAnsi"/>
                <w:sz w:val="16"/>
                <w:szCs w:val="16"/>
                <w:lang w:val="en-US"/>
              </w:rPr>
            </w:pPr>
            <w:r w:rsidRPr="00315AE8">
              <w:rPr>
                <w:rFonts w:cstheme="minorHAnsi"/>
                <w:sz w:val="16"/>
                <w:szCs w:val="16"/>
                <w:lang w:val="en-US"/>
              </w:rPr>
              <w:t>education: opportunities, challenges and future</w:t>
            </w:r>
          </w:p>
          <w:p w14:paraId="46C0B712" w14:textId="70BF3A3E" w:rsidR="005E020A" w:rsidRPr="005C46BE" w:rsidRDefault="00315AE8" w:rsidP="00315AE8">
            <w:pPr>
              <w:rPr>
                <w:rFonts w:cstheme="minorHAnsi"/>
                <w:sz w:val="16"/>
                <w:szCs w:val="16"/>
                <w:lang w:val="en-US"/>
              </w:rPr>
            </w:pPr>
            <w:r w:rsidRPr="00315AE8">
              <w:rPr>
                <w:rFonts w:cstheme="minorHAnsi"/>
                <w:sz w:val="16"/>
                <w:szCs w:val="16"/>
                <w:lang w:val="en-US"/>
              </w:rPr>
              <w:t>directions</w:t>
            </w:r>
            <w:r w:rsidRPr="00315AE8">
              <w:rPr>
                <w:rFonts w:cstheme="minorHAnsi"/>
                <w:sz w:val="16"/>
                <w:szCs w:val="16"/>
                <w:lang w:val="en-US"/>
              </w:rPr>
              <w:cr/>
            </w:r>
            <w:r>
              <w:rPr>
                <w:rFonts w:cstheme="minorHAnsi"/>
                <w:sz w:val="16"/>
                <w:szCs w:val="16"/>
                <w:lang w:val="en-US"/>
              </w:rPr>
              <w:t xml:space="preserve">; </w:t>
            </w:r>
            <w:r w:rsidRPr="00315AE8">
              <w:rPr>
                <w:rFonts w:cstheme="minorHAnsi"/>
                <w:sz w:val="16"/>
                <w:szCs w:val="16"/>
                <w:lang w:val="en-US"/>
              </w:rPr>
              <w:t>Interactive Learning Environments</w:t>
            </w:r>
          </w:p>
        </w:tc>
        <w:tc>
          <w:tcPr>
            <w:tcW w:w="1812" w:type="dxa"/>
          </w:tcPr>
          <w:p w14:paraId="6A3C1935" w14:textId="409DA34B" w:rsidR="005E020A" w:rsidRPr="005C46BE" w:rsidRDefault="000B6ED2" w:rsidP="00AE01E5">
            <w:pPr>
              <w:rPr>
                <w:rFonts w:cstheme="minorHAnsi"/>
                <w:sz w:val="16"/>
                <w:szCs w:val="16"/>
                <w:lang w:val="en-US"/>
              </w:rPr>
            </w:pPr>
            <w:r>
              <w:rPr>
                <w:rFonts w:cstheme="minorHAnsi"/>
                <w:sz w:val="16"/>
                <w:szCs w:val="16"/>
                <w:lang w:val="en-US"/>
              </w:rPr>
              <w:t>SLR</w:t>
            </w:r>
            <w:r w:rsidR="00315AE8" w:rsidRPr="00315AE8">
              <w:rPr>
                <w:rFonts w:cstheme="minorHAnsi"/>
                <w:sz w:val="16"/>
                <w:szCs w:val="16"/>
                <w:lang w:val="en-US"/>
              </w:rPr>
              <w:t xml:space="preserve"> based on PRISMA guidelines</w:t>
            </w:r>
            <w:r w:rsidR="00315AE8">
              <w:rPr>
                <w:rFonts w:cstheme="minorHAnsi"/>
                <w:sz w:val="16"/>
                <w:szCs w:val="16"/>
                <w:lang w:val="en-US"/>
              </w:rPr>
              <w:t xml:space="preserve">; </w:t>
            </w:r>
            <w:r w:rsidR="00315AE8" w:rsidRPr="00315AE8">
              <w:rPr>
                <w:rFonts w:cstheme="minorHAnsi"/>
                <w:sz w:val="16"/>
                <w:szCs w:val="16"/>
                <w:lang w:val="en-US"/>
              </w:rPr>
              <w:t>40 journal articles (2008-2018)</w:t>
            </w:r>
          </w:p>
        </w:tc>
        <w:tc>
          <w:tcPr>
            <w:tcW w:w="1812" w:type="dxa"/>
          </w:tcPr>
          <w:p w14:paraId="1EA00722" w14:textId="3F08C2D3" w:rsidR="005E020A" w:rsidRPr="005C46BE" w:rsidRDefault="00315AE8" w:rsidP="00AE01E5">
            <w:pPr>
              <w:rPr>
                <w:rFonts w:cstheme="minorHAnsi"/>
                <w:sz w:val="16"/>
                <w:szCs w:val="16"/>
                <w:lang w:val="en-US"/>
              </w:rPr>
            </w:pPr>
            <w:r w:rsidRPr="00315AE8">
              <w:rPr>
                <w:rFonts w:cstheme="minorHAnsi"/>
                <w:sz w:val="16"/>
                <w:szCs w:val="16"/>
                <w:lang w:val="en-US"/>
              </w:rPr>
              <w:t>Course (pass/fail, dropout risk), degree (graduation likelihood)</w:t>
            </w:r>
          </w:p>
        </w:tc>
        <w:tc>
          <w:tcPr>
            <w:tcW w:w="1813" w:type="dxa"/>
          </w:tcPr>
          <w:p w14:paraId="7C3E6702" w14:textId="5E889ACE" w:rsidR="005E020A" w:rsidRPr="005C46BE" w:rsidRDefault="007448E1" w:rsidP="00AE01E5">
            <w:pPr>
              <w:rPr>
                <w:rFonts w:cstheme="minorHAnsi"/>
                <w:sz w:val="16"/>
                <w:szCs w:val="16"/>
                <w:lang w:val="en-US"/>
              </w:rPr>
            </w:pPr>
            <w:r>
              <w:rPr>
                <w:rFonts w:cstheme="minorHAnsi"/>
                <w:sz w:val="16"/>
                <w:szCs w:val="16"/>
                <w:lang w:val="en-US"/>
              </w:rPr>
              <w:t xml:space="preserve">DT, RF, </w:t>
            </w:r>
            <w:r w:rsidR="00315AE8" w:rsidRPr="00315AE8">
              <w:rPr>
                <w:rFonts w:cstheme="minorHAnsi"/>
                <w:sz w:val="16"/>
                <w:szCs w:val="16"/>
                <w:lang w:val="en-US"/>
              </w:rPr>
              <w:t xml:space="preserve">SVM, </w:t>
            </w:r>
            <w:r>
              <w:rPr>
                <w:rFonts w:cstheme="minorHAnsi"/>
                <w:sz w:val="16"/>
                <w:szCs w:val="16"/>
                <w:lang w:val="en-US"/>
              </w:rPr>
              <w:t xml:space="preserve">LGR, NB, </w:t>
            </w:r>
            <w:r w:rsidR="00315AE8" w:rsidRPr="00315AE8">
              <w:rPr>
                <w:rFonts w:cstheme="minorHAnsi"/>
                <w:sz w:val="16"/>
                <w:szCs w:val="16"/>
                <w:lang w:val="en-US"/>
              </w:rPr>
              <w:t>KNN,</w:t>
            </w:r>
            <w:r w:rsidR="00973748">
              <w:rPr>
                <w:rFonts w:cstheme="minorHAnsi"/>
                <w:sz w:val="16"/>
                <w:szCs w:val="16"/>
                <w:lang w:val="en-US"/>
              </w:rPr>
              <w:t xml:space="preserve"> </w:t>
            </w:r>
            <w:r w:rsidR="00315AE8" w:rsidRPr="00315AE8">
              <w:rPr>
                <w:rFonts w:cstheme="minorHAnsi"/>
                <w:sz w:val="16"/>
                <w:szCs w:val="16"/>
                <w:lang w:val="en-US"/>
              </w:rPr>
              <w:t xml:space="preserve">Ensemble </w:t>
            </w:r>
            <w:r>
              <w:rPr>
                <w:rFonts w:cstheme="minorHAnsi"/>
                <w:sz w:val="16"/>
                <w:szCs w:val="16"/>
                <w:lang w:val="en-US"/>
              </w:rPr>
              <w:t>methods</w:t>
            </w:r>
            <w:r w:rsidR="00315AE8" w:rsidRPr="00315AE8">
              <w:rPr>
                <w:rFonts w:cstheme="minorHAnsi"/>
                <w:sz w:val="16"/>
                <w:szCs w:val="16"/>
                <w:lang w:val="en-US"/>
              </w:rPr>
              <w:t>.</w:t>
            </w:r>
          </w:p>
        </w:tc>
        <w:tc>
          <w:tcPr>
            <w:tcW w:w="1813" w:type="dxa"/>
          </w:tcPr>
          <w:p w14:paraId="75C8B86C" w14:textId="77777777" w:rsidR="005E020A" w:rsidRDefault="00315AE8" w:rsidP="00AE01E5">
            <w:pPr>
              <w:rPr>
                <w:rFonts w:cstheme="minorHAnsi"/>
                <w:sz w:val="16"/>
                <w:szCs w:val="16"/>
                <w:lang w:val="en-US"/>
              </w:rPr>
            </w:pPr>
            <w:r w:rsidRPr="00315AE8">
              <w:rPr>
                <w:rFonts w:cstheme="minorHAnsi"/>
                <w:sz w:val="16"/>
                <w:szCs w:val="16"/>
                <w:lang w:val="en-US"/>
              </w:rPr>
              <w:t>RQ1: Types of data used. RQ2: ML methods for student performance prediction. RQ3: Evaluation measures. RQ4: Challenges &amp; limitations. RQ5: Future research directions.</w:t>
            </w:r>
          </w:p>
          <w:p w14:paraId="13ACF52E" w14:textId="77777777" w:rsidR="00315AE8" w:rsidRDefault="00315AE8" w:rsidP="00AE01E5">
            <w:pPr>
              <w:rPr>
                <w:rFonts w:cstheme="minorHAnsi"/>
                <w:sz w:val="16"/>
                <w:szCs w:val="16"/>
                <w:lang w:val="en-US"/>
              </w:rPr>
            </w:pPr>
            <w:r w:rsidRPr="00315AE8">
              <w:rPr>
                <w:rFonts w:cstheme="minorHAnsi"/>
                <w:sz w:val="16"/>
                <w:szCs w:val="16"/>
                <w:lang w:val="en-US"/>
              </w:rPr>
              <w:t>LMS &amp; SMS data are key sources. Pre-academic, demographic, and assessment data are strong predictors. ML models achieve high accuracy.</w:t>
            </w:r>
          </w:p>
          <w:p w14:paraId="0102B8C2" w14:textId="4908EDF2" w:rsidR="00315AE8" w:rsidRPr="005C46BE" w:rsidRDefault="00315AE8" w:rsidP="00AE01E5">
            <w:pPr>
              <w:rPr>
                <w:rFonts w:cstheme="minorHAnsi"/>
                <w:sz w:val="16"/>
                <w:szCs w:val="16"/>
                <w:lang w:val="en-US"/>
              </w:rPr>
            </w:pPr>
            <w:r w:rsidRPr="00315AE8">
              <w:rPr>
                <w:rFonts w:cstheme="minorHAnsi"/>
                <w:sz w:val="16"/>
                <w:szCs w:val="16"/>
                <w:lang w:val="en-US"/>
              </w:rPr>
              <w:tab/>
              <w:t xml:space="preserve">Lack of benchmark </w:t>
            </w:r>
            <w:proofErr w:type="gramStart"/>
            <w:r w:rsidRPr="00315AE8">
              <w:rPr>
                <w:rFonts w:cstheme="minorHAnsi"/>
                <w:sz w:val="16"/>
                <w:szCs w:val="16"/>
                <w:lang w:val="en-US"/>
              </w:rPr>
              <w:t>datasets</w:t>
            </w:r>
            <w:proofErr w:type="gramEnd"/>
            <w:r w:rsidRPr="00315AE8">
              <w:rPr>
                <w:rFonts w:cstheme="minorHAnsi"/>
                <w:sz w:val="16"/>
                <w:szCs w:val="16"/>
                <w:lang w:val="en-US"/>
              </w:rPr>
              <w:t xml:space="preserve">, generalizability issues, small sample sizes, </w:t>
            </w:r>
            <w:r w:rsidRPr="00315AE8">
              <w:rPr>
                <w:rFonts w:cstheme="minorHAnsi"/>
                <w:sz w:val="16"/>
                <w:szCs w:val="16"/>
                <w:lang w:val="en-US"/>
              </w:rPr>
              <w:lastRenderedPageBreak/>
              <w:t>limited real-world implementation, ethical concerns in data use.</w:t>
            </w:r>
          </w:p>
        </w:tc>
      </w:tr>
      <w:tr w:rsidR="005E020A" w:rsidRPr="00EF381D" w14:paraId="00E25BDA" w14:textId="77777777" w:rsidTr="005C46BE">
        <w:tc>
          <w:tcPr>
            <w:tcW w:w="1812" w:type="dxa"/>
          </w:tcPr>
          <w:p w14:paraId="70B94041" w14:textId="3A401DEF" w:rsidR="00CB1FF6" w:rsidRPr="00CB1FF6" w:rsidRDefault="00CB1FF6" w:rsidP="00CB1FF6">
            <w:pPr>
              <w:rPr>
                <w:rFonts w:cstheme="minorHAnsi"/>
                <w:sz w:val="16"/>
                <w:szCs w:val="16"/>
                <w:lang w:val="en-US"/>
              </w:rPr>
            </w:pPr>
            <w:r>
              <w:rPr>
                <w:rFonts w:cstheme="minorHAnsi"/>
                <w:sz w:val="16"/>
                <w:szCs w:val="16"/>
                <w:lang w:val="en-US"/>
              </w:rPr>
              <w:lastRenderedPageBreak/>
              <w:fldChar w:fldCharType="begin"/>
            </w:r>
            <w:r w:rsidR="005E232A">
              <w:rPr>
                <w:rFonts w:cstheme="minorHAnsi"/>
                <w:sz w:val="16"/>
                <w:szCs w:val="16"/>
                <w:lang w:val="en-US"/>
              </w:rPr>
              <w:instrText xml:space="preserve"> ADDIN ZOTERO_ITEM CSL_CITATION {"citationID":"wm98w46H","properties":{"formattedCitation":"(Shafiq et al., 2022)","plainCitation":"(Shafiq et al., 2022)","dontUpdate":true,"noteIndex":0},"citationItems":[{"id":987,"uris":["http://zotero.org/users/local/ZlhuMgGE/items/JMZWFKME"],"itemData":{"id":987,"type":"article-journal","container-title":"IEEE Access","DOI":"10.1109/ACCESS.2022.3188767","ISSN":"2169-3536","journalAbbreviation":"IEEE Access","license":"https://creativecommons.org/licenses/by/4.0/legalcode","page":"72480-72503","source":"DOI.org (Crossref)","title":"Student Retention Using Educational Data Mining and Predictive Analytics: A Systematic Literature Review","title-short":"Student Retention Using Educational Data Mining and Predictive Analytics","volume":"10","author":[{"family":"Shafiq","given":"Dalia Abdulkareem"},{"family":"Marjani","given":"Mohsen"},{"family":"Habeeb","given":"Riyaz Ahamed Ariyaluran"},{"family":"Asirvatham","given":"David"}],"issued":{"date-parts":[["2022"]]}}}],"schema":"https://github.com/citation-style-language/schema/raw/master/csl-citation.json"} </w:instrText>
            </w:r>
            <w:r>
              <w:rPr>
                <w:rFonts w:cstheme="minorHAnsi"/>
                <w:sz w:val="16"/>
                <w:szCs w:val="16"/>
                <w:lang w:val="en-US"/>
              </w:rPr>
              <w:fldChar w:fldCharType="separate"/>
            </w:r>
            <w:r w:rsidRPr="00CB1FF6">
              <w:rPr>
                <w:rFonts w:ascii="Calibri" w:hAnsi="Calibri" w:cs="Calibri"/>
                <w:sz w:val="16"/>
              </w:rPr>
              <w:t>Shafiq et al., 2022</w:t>
            </w:r>
            <w:r>
              <w:rPr>
                <w:rFonts w:cstheme="minorHAnsi"/>
                <w:sz w:val="16"/>
                <w:szCs w:val="16"/>
                <w:lang w:val="en-US"/>
              </w:rPr>
              <w:fldChar w:fldCharType="end"/>
            </w:r>
            <w:r>
              <w:rPr>
                <w:rFonts w:cstheme="minorHAnsi"/>
                <w:sz w:val="16"/>
                <w:szCs w:val="16"/>
                <w:lang w:val="en-US"/>
              </w:rPr>
              <w:t xml:space="preserve">; </w:t>
            </w:r>
            <w:r w:rsidRPr="00CB1FF6">
              <w:rPr>
                <w:rFonts w:cstheme="minorHAnsi"/>
                <w:sz w:val="16"/>
                <w:szCs w:val="16"/>
                <w:lang w:val="en-US"/>
              </w:rPr>
              <w:t>Student Retention Using Educational Data Mining</w:t>
            </w:r>
          </w:p>
          <w:p w14:paraId="0DE2FC65" w14:textId="77777777" w:rsidR="00CB1FF6" w:rsidRPr="00CB1FF6" w:rsidRDefault="00CB1FF6" w:rsidP="00CB1FF6">
            <w:pPr>
              <w:rPr>
                <w:rFonts w:cstheme="minorHAnsi"/>
                <w:sz w:val="16"/>
                <w:szCs w:val="16"/>
                <w:lang w:val="en-US"/>
              </w:rPr>
            </w:pPr>
            <w:r w:rsidRPr="00CB1FF6">
              <w:rPr>
                <w:rFonts w:cstheme="minorHAnsi"/>
                <w:sz w:val="16"/>
                <w:szCs w:val="16"/>
                <w:lang w:val="en-US"/>
              </w:rPr>
              <w:t xml:space="preserve">and Predictive Analytics: </w:t>
            </w:r>
            <w:proofErr w:type="gramStart"/>
            <w:r w:rsidRPr="00CB1FF6">
              <w:rPr>
                <w:rFonts w:cstheme="minorHAnsi"/>
                <w:sz w:val="16"/>
                <w:szCs w:val="16"/>
                <w:lang w:val="en-US"/>
              </w:rPr>
              <w:t>A Systematic</w:t>
            </w:r>
            <w:proofErr w:type="gramEnd"/>
          </w:p>
          <w:p w14:paraId="405FF948" w14:textId="1AC36F25" w:rsidR="005E020A" w:rsidRPr="005C46BE" w:rsidRDefault="00CB1FF6" w:rsidP="00CB1FF6">
            <w:pPr>
              <w:rPr>
                <w:rFonts w:cstheme="minorHAnsi"/>
                <w:sz w:val="16"/>
                <w:szCs w:val="16"/>
                <w:lang w:val="en-US"/>
              </w:rPr>
            </w:pPr>
            <w:r w:rsidRPr="00CB1FF6">
              <w:rPr>
                <w:rFonts w:cstheme="minorHAnsi"/>
                <w:sz w:val="16"/>
                <w:szCs w:val="16"/>
                <w:lang w:val="en-US"/>
              </w:rPr>
              <w:t>Literature Review</w:t>
            </w:r>
            <w:r>
              <w:rPr>
                <w:rFonts w:cstheme="minorHAnsi"/>
                <w:sz w:val="16"/>
                <w:szCs w:val="16"/>
                <w:lang w:val="en-US"/>
              </w:rPr>
              <w:t xml:space="preserve">; </w:t>
            </w:r>
            <w:proofErr w:type="spellStart"/>
            <w:r>
              <w:rPr>
                <w:rFonts w:cstheme="minorHAnsi"/>
                <w:sz w:val="16"/>
                <w:szCs w:val="16"/>
                <w:lang w:val="en-US"/>
              </w:rPr>
              <w:t>IEEEAccess</w:t>
            </w:r>
            <w:proofErr w:type="spellEnd"/>
          </w:p>
        </w:tc>
        <w:tc>
          <w:tcPr>
            <w:tcW w:w="1812" w:type="dxa"/>
          </w:tcPr>
          <w:p w14:paraId="3CEB14BA" w14:textId="1225F6DD" w:rsidR="005E020A" w:rsidRPr="005C46BE" w:rsidRDefault="000B6ED2" w:rsidP="00AE01E5">
            <w:pPr>
              <w:rPr>
                <w:rFonts w:cstheme="minorHAnsi"/>
                <w:sz w:val="16"/>
                <w:szCs w:val="16"/>
                <w:lang w:val="en-US"/>
              </w:rPr>
            </w:pPr>
            <w:r>
              <w:rPr>
                <w:rFonts w:cstheme="minorHAnsi"/>
                <w:sz w:val="16"/>
                <w:szCs w:val="16"/>
                <w:lang w:val="en-US"/>
              </w:rPr>
              <w:t>SLR</w:t>
            </w:r>
            <w:r w:rsidR="00CB1FF6" w:rsidRPr="00CB1FF6">
              <w:rPr>
                <w:rFonts w:cstheme="minorHAnsi"/>
                <w:sz w:val="16"/>
                <w:szCs w:val="16"/>
                <w:lang w:val="en-US"/>
              </w:rPr>
              <w:t xml:space="preserve"> based on PRISMA guidelines</w:t>
            </w:r>
            <w:r w:rsidR="00CB1FF6">
              <w:rPr>
                <w:rFonts w:cstheme="minorHAnsi"/>
                <w:sz w:val="16"/>
                <w:szCs w:val="16"/>
                <w:lang w:val="en-US"/>
              </w:rPr>
              <w:t xml:space="preserve">; </w:t>
            </w:r>
            <w:r w:rsidR="00CB1FF6" w:rsidRPr="00CB1FF6">
              <w:rPr>
                <w:rFonts w:cstheme="minorHAnsi"/>
                <w:sz w:val="16"/>
                <w:szCs w:val="16"/>
                <w:lang w:val="en-US"/>
              </w:rPr>
              <w:t>100 articles (2017-2021)</w:t>
            </w:r>
          </w:p>
        </w:tc>
        <w:tc>
          <w:tcPr>
            <w:tcW w:w="1812" w:type="dxa"/>
          </w:tcPr>
          <w:p w14:paraId="2186E7AF" w14:textId="5BEBBB41" w:rsidR="005E020A" w:rsidRPr="005C46BE" w:rsidRDefault="00CB1FF6" w:rsidP="00AE01E5">
            <w:pPr>
              <w:rPr>
                <w:rFonts w:cstheme="minorHAnsi"/>
                <w:sz w:val="16"/>
                <w:szCs w:val="16"/>
                <w:lang w:val="en-US"/>
              </w:rPr>
            </w:pPr>
            <w:r w:rsidRPr="00CB1FF6">
              <w:rPr>
                <w:rFonts w:cstheme="minorHAnsi"/>
                <w:sz w:val="16"/>
                <w:szCs w:val="16"/>
                <w:lang w:val="en-US"/>
              </w:rPr>
              <w:t>Student retention, dropout risk, academic success.</w:t>
            </w:r>
          </w:p>
        </w:tc>
        <w:tc>
          <w:tcPr>
            <w:tcW w:w="1813" w:type="dxa"/>
          </w:tcPr>
          <w:p w14:paraId="4F72DC52" w14:textId="3C49ED8E" w:rsidR="005E020A" w:rsidRPr="005C46BE" w:rsidRDefault="00CB1FF6" w:rsidP="00AE01E5">
            <w:pPr>
              <w:rPr>
                <w:rFonts w:cstheme="minorHAnsi"/>
                <w:sz w:val="16"/>
                <w:szCs w:val="16"/>
                <w:lang w:val="en-US"/>
              </w:rPr>
            </w:pPr>
            <w:r w:rsidRPr="00CB1FF6">
              <w:rPr>
                <w:rFonts w:cstheme="minorHAnsi"/>
                <w:sz w:val="16"/>
                <w:szCs w:val="16"/>
                <w:lang w:val="en-US"/>
              </w:rPr>
              <w:t xml:space="preserve">Supervised ML (RF, DT, LR, NB), </w:t>
            </w:r>
            <w:r w:rsidR="00E76DB2">
              <w:rPr>
                <w:rFonts w:cstheme="minorHAnsi"/>
                <w:sz w:val="16"/>
                <w:szCs w:val="16"/>
                <w:lang w:val="en-US"/>
              </w:rPr>
              <w:t>DL</w:t>
            </w:r>
            <w:r w:rsidRPr="00CB1FF6">
              <w:rPr>
                <w:rFonts w:cstheme="minorHAnsi"/>
                <w:sz w:val="16"/>
                <w:szCs w:val="16"/>
                <w:lang w:val="en-US"/>
              </w:rPr>
              <w:t xml:space="preserve"> (ANN, MLP), Ensemble methods, Unsupervised Learning (Clustering).</w:t>
            </w:r>
          </w:p>
        </w:tc>
        <w:tc>
          <w:tcPr>
            <w:tcW w:w="1813" w:type="dxa"/>
          </w:tcPr>
          <w:p w14:paraId="0A74B15C" w14:textId="77777777" w:rsidR="005E020A" w:rsidRDefault="00CB1FF6" w:rsidP="00AE01E5">
            <w:pPr>
              <w:rPr>
                <w:rFonts w:cstheme="minorHAnsi"/>
                <w:sz w:val="16"/>
                <w:szCs w:val="16"/>
                <w:lang w:val="en-US"/>
              </w:rPr>
            </w:pPr>
            <w:r w:rsidRPr="00CB1FF6">
              <w:rPr>
                <w:rFonts w:cstheme="minorHAnsi"/>
                <w:sz w:val="16"/>
                <w:szCs w:val="16"/>
                <w:lang w:val="en-US"/>
              </w:rPr>
              <w:t xml:space="preserve">RQ1: Factors influencing student retention. RQ2: Learning Analytics approaches. RQ3: ML algorithms for retention </w:t>
            </w:r>
            <w:proofErr w:type="gramStart"/>
            <w:r w:rsidRPr="00CB1FF6">
              <w:rPr>
                <w:rFonts w:cstheme="minorHAnsi"/>
                <w:sz w:val="16"/>
                <w:szCs w:val="16"/>
                <w:lang w:val="en-US"/>
              </w:rPr>
              <w:t>prediction</w:t>
            </w:r>
            <w:r>
              <w:rPr>
                <w:rFonts w:cstheme="minorHAnsi"/>
                <w:sz w:val="16"/>
                <w:szCs w:val="16"/>
                <w:lang w:val="en-US"/>
              </w:rPr>
              <w:t>;</w:t>
            </w:r>
            <w:proofErr w:type="gramEnd"/>
          </w:p>
          <w:p w14:paraId="511612BF" w14:textId="77777777" w:rsidR="00CB1FF6" w:rsidRDefault="00CB1FF6" w:rsidP="00AE01E5">
            <w:pPr>
              <w:rPr>
                <w:rFonts w:cstheme="minorHAnsi"/>
                <w:sz w:val="16"/>
                <w:szCs w:val="16"/>
                <w:lang w:val="en-US"/>
              </w:rPr>
            </w:pPr>
            <w:r w:rsidRPr="00CB1FF6">
              <w:rPr>
                <w:rFonts w:cstheme="minorHAnsi"/>
                <w:sz w:val="16"/>
                <w:szCs w:val="16"/>
                <w:lang w:val="en-US"/>
              </w:rPr>
              <w:t xml:space="preserve">Traditional academic factors (grades, attendance) dominate prediction. Emerging factors: behavioral and educator-related attributes. Supervised ML is widely </w:t>
            </w:r>
            <w:proofErr w:type="gramStart"/>
            <w:r w:rsidRPr="00CB1FF6">
              <w:rPr>
                <w:rFonts w:cstheme="minorHAnsi"/>
                <w:sz w:val="16"/>
                <w:szCs w:val="16"/>
                <w:lang w:val="en-US"/>
              </w:rPr>
              <w:t>used</w:t>
            </w:r>
            <w:r>
              <w:rPr>
                <w:rFonts w:cstheme="minorHAnsi"/>
                <w:sz w:val="16"/>
                <w:szCs w:val="16"/>
                <w:lang w:val="en-US"/>
              </w:rPr>
              <w:t>;</w:t>
            </w:r>
            <w:proofErr w:type="gramEnd"/>
          </w:p>
          <w:p w14:paraId="047B1507" w14:textId="12F56781" w:rsidR="00CB1FF6" w:rsidRPr="005C46BE" w:rsidRDefault="00CB1FF6" w:rsidP="00AE01E5">
            <w:pPr>
              <w:rPr>
                <w:rFonts w:cstheme="minorHAnsi"/>
                <w:sz w:val="16"/>
                <w:szCs w:val="16"/>
                <w:lang w:val="en-US"/>
              </w:rPr>
            </w:pPr>
            <w:r w:rsidRPr="00CB1FF6">
              <w:rPr>
                <w:rFonts w:cstheme="minorHAnsi"/>
                <w:sz w:val="16"/>
                <w:szCs w:val="16"/>
                <w:lang w:val="en-US"/>
              </w:rPr>
              <w:tab/>
              <w:t>Lack of benchmark datasets, limited generalizability, ethical concerns, imbalance in datasets, underuse of clustering methods.</w:t>
            </w:r>
          </w:p>
        </w:tc>
      </w:tr>
      <w:tr w:rsidR="005E020A" w:rsidRPr="00EF381D" w14:paraId="476F7D09" w14:textId="77777777" w:rsidTr="005C46BE">
        <w:tc>
          <w:tcPr>
            <w:tcW w:w="1812" w:type="dxa"/>
          </w:tcPr>
          <w:p w14:paraId="44FC04C3" w14:textId="17516974" w:rsidR="00CB1FF6" w:rsidRPr="00CB1FF6" w:rsidRDefault="00CB1FF6" w:rsidP="00CB1FF6">
            <w:pPr>
              <w:rPr>
                <w:rFonts w:cstheme="minorHAnsi"/>
                <w:sz w:val="16"/>
                <w:szCs w:val="16"/>
                <w:lang w:val="en-US"/>
              </w:rPr>
            </w:pPr>
            <w:r>
              <w:rPr>
                <w:rFonts w:cstheme="minorHAnsi"/>
                <w:sz w:val="16"/>
                <w:szCs w:val="16"/>
                <w:lang w:val="en-US"/>
              </w:rPr>
              <w:fldChar w:fldCharType="begin"/>
            </w:r>
            <w:r w:rsidR="005E232A">
              <w:rPr>
                <w:rFonts w:cstheme="minorHAnsi"/>
                <w:sz w:val="16"/>
                <w:szCs w:val="16"/>
                <w:lang w:val="en-US"/>
              </w:rPr>
              <w:instrText xml:space="preserve"> ADDIN ZOTERO_ITEM CSL_CITATION {"citationID":"7TDvuV5Y","properties":{"formattedCitation":"(Alalawi et al., 2023)","plainCitation":"(Alalawi et al., 2023)","dontUpdate":true,"noteIndex":0},"citationItems":[{"id":989,"uris":["http://zotero.org/users/local/ZlhuMgGE/items/LLARM54T"],"itemData":{"id":989,"type":"article-journal","abstract":"Abstract\n            Today, educational institutions produce large amounts of data with the deployment of learning management systems. These large datasets provide an untapped potential to support and enhance decision‐making and operations. In recent times, machine learning (ML) has been applied to develop models utilizing this “big” data to assist in decision‐making. This study presents a systematic literature review into the application of ML to predict student performance. A total of 162 research articles from January 2010 to October 2022 were critically reviewed and analyzed by applying Kitchenham's systematic literature review approach. Our analysis categorized the literature predicting students' academic performance into two categories: (i) predicting student performance in assessments, courses or programs, and identifying students at‐risk of failing their course/program (129 studies); and (ii) predicting student dropout or retention in a course or program (33 studies). Classification is the most commonly used approach for predicting student performance (138 studies), followed by regression (25 studies) and clustering (9 studies). Supervised learning methods are used more often than semi‐supervised learning. Five most popular ML algorithms include the Decision Tree, Random Forest, Naïve Bayes, Artificial Neural Network, and Support Vector Machine. Historical records of students' grades and class performance, academic related data from learning management systems, and students' demographics are the most common features used for predicting students' performance. The most common methods used for feature selection are Information Gain‐based selection algorithms, Correlation‐based feature selection, and Gain Ratio. The general platforms/tools/libraries used in the studies include WEKA, Python, R, Rapid Miner, and MATLAB. We also investigated possible actions considered in the literature to help at‐risk students. We only found very few studies that deployed remedial actions and evaluated their impact on students' performance. In conclusion, ML has shown great potential in the prediction of student performance, but also has many areas of further research.","container-title":"Engineering Reports","DOI":"10.1002/eng2.12699","ISSN":"2577-8196, 2577-8196","issue":"12","journalAbbreviation":"Engineering Reports","language":"en","page":"e12699","source":"DOI.org (Crossref)","title":"Contextualizing the current state of research on the use of machine learning for student performance prediction: A systematic literature review","title-short":"Contextualizing the current state of research on the use of machine learning for student performance prediction","volume":"5","author":[{"family":"Alalawi","given":"Khalid"},{"family":"Athauda","given":"Rukshan"},{"family":"Chiong","given":"Raymond"}],"issued":{"date-parts":[["2023",12]]}}}],"schema":"https://github.com/citation-style-language/schema/raw/master/csl-citation.json"} </w:instrText>
            </w:r>
            <w:r>
              <w:rPr>
                <w:rFonts w:cstheme="minorHAnsi"/>
                <w:sz w:val="16"/>
                <w:szCs w:val="16"/>
                <w:lang w:val="en-US"/>
              </w:rPr>
              <w:fldChar w:fldCharType="separate"/>
            </w:r>
            <w:r w:rsidRPr="00CB1FF6">
              <w:rPr>
                <w:rFonts w:ascii="Calibri" w:hAnsi="Calibri" w:cs="Calibri"/>
                <w:sz w:val="16"/>
              </w:rPr>
              <w:t>Alalawi et al., 2023</w:t>
            </w:r>
            <w:r>
              <w:rPr>
                <w:rFonts w:cstheme="minorHAnsi"/>
                <w:sz w:val="16"/>
                <w:szCs w:val="16"/>
                <w:lang w:val="en-US"/>
              </w:rPr>
              <w:fldChar w:fldCharType="end"/>
            </w:r>
            <w:r>
              <w:rPr>
                <w:rFonts w:cstheme="minorHAnsi"/>
                <w:sz w:val="16"/>
                <w:szCs w:val="16"/>
                <w:lang w:val="en-US"/>
              </w:rPr>
              <w:t xml:space="preserve">; </w:t>
            </w:r>
            <w:r w:rsidRPr="00CB1FF6">
              <w:rPr>
                <w:rFonts w:cstheme="minorHAnsi"/>
                <w:sz w:val="16"/>
                <w:szCs w:val="16"/>
                <w:lang w:val="en-US"/>
              </w:rPr>
              <w:t>Contextualizing the current state of research on the use of</w:t>
            </w:r>
          </w:p>
          <w:p w14:paraId="134F7599" w14:textId="77777777" w:rsidR="00CB1FF6" w:rsidRPr="00CB1FF6" w:rsidRDefault="00CB1FF6" w:rsidP="00CB1FF6">
            <w:pPr>
              <w:rPr>
                <w:rFonts w:cstheme="minorHAnsi"/>
                <w:sz w:val="16"/>
                <w:szCs w:val="16"/>
                <w:lang w:val="en-US"/>
              </w:rPr>
            </w:pPr>
            <w:r w:rsidRPr="00CB1FF6">
              <w:rPr>
                <w:rFonts w:cstheme="minorHAnsi"/>
                <w:sz w:val="16"/>
                <w:szCs w:val="16"/>
                <w:lang w:val="en-US"/>
              </w:rPr>
              <w:t>machine learning for student performance prediction: A</w:t>
            </w:r>
          </w:p>
          <w:p w14:paraId="06EA776A" w14:textId="5C70C114" w:rsidR="005E020A" w:rsidRPr="005C46BE" w:rsidRDefault="00CB1FF6" w:rsidP="00CB1FF6">
            <w:pPr>
              <w:rPr>
                <w:rFonts w:cstheme="minorHAnsi"/>
                <w:sz w:val="16"/>
                <w:szCs w:val="16"/>
                <w:lang w:val="en-US"/>
              </w:rPr>
            </w:pPr>
            <w:r w:rsidRPr="00CB1FF6">
              <w:rPr>
                <w:rFonts w:cstheme="minorHAnsi"/>
                <w:sz w:val="16"/>
                <w:szCs w:val="16"/>
                <w:lang w:val="en-US"/>
              </w:rPr>
              <w:t>systematic literature review</w:t>
            </w:r>
            <w:r w:rsidR="003720EC">
              <w:rPr>
                <w:rFonts w:cstheme="minorHAnsi"/>
                <w:sz w:val="16"/>
                <w:szCs w:val="16"/>
                <w:lang w:val="en-US"/>
              </w:rPr>
              <w:t xml:space="preserve">; </w:t>
            </w:r>
            <w:r w:rsidR="003720EC" w:rsidRPr="003720EC">
              <w:rPr>
                <w:rFonts w:cstheme="minorHAnsi"/>
                <w:sz w:val="16"/>
                <w:szCs w:val="16"/>
                <w:lang w:val="en-US"/>
              </w:rPr>
              <w:t>Engineering Reports</w:t>
            </w:r>
          </w:p>
        </w:tc>
        <w:tc>
          <w:tcPr>
            <w:tcW w:w="1812" w:type="dxa"/>
          </w:tcPr>
          <w:p w14:paraId="6BF3E058" w14:textId="0E2901A9" w:rsidR="005E020A" w:rsidRPr="005C46BE" w:rsidRDefault="000B6ED2" w:rsidP="00AE01E5">
            <w:pPr>
              <w:rPr>
                <w:rFonts w:cstheme="minorHAnsi"/>
                <w:sz w:val="16"/>
                <w:szCs w:val="16"/>
                <w:lang w:val="en-US"/>
              </w:rPr>
            </w:pPr>
            <w:r>
              <w:rPr>
                <w:rFonts w:cstheme="minorHAnsi"/>
                <w:sz w:val="16"/>
                <w:szCs w:val="16"/>
                <w:lang w:val="en-US"/>
              </w:rPr>
              <w:t>SLR</w:t>
            </w:r>
            <w:r w:rsidR="00681951" w:rsidRPr="00681951">
              <w:rPr>
                <w:rFonts w:cstheme="minorHAnsi"/>
                <w:sz w:val="16"/>
                <w:szCs w:val="16"/>
                <w:lang w:val="en-US"/>
              </w:rPr>
              <w:t xml:space="preserve"> using Kitchenham’s approach</w:t>
            </w:r>
            <w:r w:rsidR="00681951">
              <w:rPr>
                <w:rFonts w:cstheme="minorHAnsi"/>
                <w:sz w:val="16"/>
                <w:szCs w:val="16"/>
                <w:lang w:val="en-US"/>
              </w:rPr>
              <w:t xml:space="preserve">; </w:t>
            </w:r>
            <w:r w:rsidR="00681951" w:rsidRPr="00681951">
              <w:rPr>
                <w:rFonts w:cstheme="minorHAnsi"/>
                <w:sz w:val="16"/>
                <w:szCs w:val="16"/>
                <w:lang w:val="en-US"/>
              </w:rPr>
              <w:t>162 articles (2010-2022).</w:t>
            </w:r>
          </w:p>
        </w:tc>
        <w:tc>
          <w:tcPr>
            <w:tcW w:w="1812" w:type="dxa"/>
          </w:tcPr>
          <w:p w14:paraId="05F27636" w14:textId="392232B2" w:rsidR="005E020A" w:rsidRPr="005C46BE" w:rsidRDefault="00681951" w:rsidP="00AE01E5">
            <w:pPr>
              <w:rPr>
                <w:rFonts w:cstheme="minorHAnsi"/>
                <w:sz w:val="16"/>
                <w:szCs w:val="16"/>
                <w:lang w:val="en-US"/>
              </w:rPr>
            </w:pPr>
            <w:r w:rsidRPr="00681951">
              <w:rPr>
                <w:rFonts w:cstheme="minorHAnsi"/>
                <w:sz w:val="16"/>
                <w:szCs w:val="16"/>
                <w:lang w:val="en-US"/>
              </w:rPr>
              <w:t>Degree (graduation/dropout), course (performance), assessment (exam results).</w:t>
            </w:r>
          </w:p>
        </w:tc>
        <w:tc>
          <w:tcPr>
            <w:tcW w:w="1813" w:type="dxa"/>
          </w:tcPr>
          <w:p w14:paraId="41ADB695" w14:textId="6DD254CC" w:rsidR="005E020A" w:rsidRPr="005C46BE" w:rsidRDefault="00681951" w:rsidP="00AE01E5">
            <w:pPr>
              <w:rPr>
                <w:rFonts w:cstheme="minorHAnsi"/>
                <w:sz w:val="16"/>
                <w:szCs w:val="16"/>
                <w:lang w:val="en-US"/>
              </w:rPr>
            </w:pPr>
            <w:r w:rsidRPr="00681951">
              <w:rPr>
                <w:rFonts w:cstheme="minorHAnsi"/>
                <w:sz w:val="16"/>
                <w:szCs w:val="16"/>
                <w:lang w:val="en-US"/>
              </w:rPr>
              <w:t xml:space="preserve">Classification (138 studies), Regression (25 studies), Clustering (9 studies). Most used: </w:t>
            </w:r>
            <w:r w:rsidR="00E76DB2">
              <w:rPr>
                <w:rFonts w:cstheme="minorHAnsi"/>
                <w:sz w:val="16"/>
                <w:szCs w:val="16"/>
                <w:lang w:val="en-US"/>
              </w:rPr>
              <w:t>DT, RF, NB, ANN, SVM</w:t>
            </w:r>
          </w:p>
        </w:tc>
        <w:tc>
          <w:tcPr>
            <w:tcW w:w="1813" w:type="dxa"/>
          </w:tcPr>
          <w:p w14:paraId="5852B08F" w14:textId="77777777" w:rsidR="005E020A" w:rsidRDefault="00681951" w:rsidP="00AE01E5">
            <w:pPr>
              <w:rPr>
                <w:rFonts w:cstheme="minorHAnsi"/>
                <w:sz w:val="16"/>
                <w:szCs w:val="16"/>
                <w:lang w:val="en-US"/>
              </w:rPr>
            </w:pPr>
            <w:r w:rsidRPr="00681951">
              <w:rPr>
                <w:rFonts w:cstheme="minorHAnsi"/>
                <w:sz w:val="16"/>
                <w:szCs w:val="16"/>
                <w:lang w:val="en-US"/>
              </w:rPr>
              <w:t xml:space="preserve">RQ1: Goals of ML in predicting student performance. RQ2: Common ML methods. RQ3: Key features for prediction. RQ4: Feature selection techniques. RQ5: Learning environments where ML is applied. RQ6: ML tools and platforms used. RQ7: Actions taken for at-risk </w:t>
            </w:r>
            <w:proofErr w:type="gramStart"/>
            <w:r w:rsidRPr="00681951">
              <w:rPr>
                <w:rFonts w:cstheme="minorHAnsi"/>
                <w:sz w:val="16"/>
                <w:szCs w:val="16"/>
                <w:lang w:val="en-US"/>
              </w:rPr>
              <w:t>students</w:t>
            </w:r>
            <w:r>
              <w:rPr>
                <w:rFonts w:cstheme="minorHAnsi"/>
                <w:sz w:val="16"/>
                <w:szCs w:val="16"/>
                <w:lang w:val="en-US"/>
              </w:rPr>
              <w:t>;</w:t>
            </w:r>
            <w:proofErr w:type="gramEnd"/>
          </w:p>
          <w:p w14:paraId="453F1532" w14:textId="77777777" w:rsidR="00681951" w:rsidRDefault="00681951" w:rsidP="00AE01E5">
            <w:pPr>
              <w:rPr>
                <w:rFonts w:cstheme="minorHAnsi"/>
                <w:sz w:val="16"/>
                <w:szCs w:val="16"/>
                <w:lang w:val="en-US"/>
              </w:rPr>
            </w:pPr>
            <w:r w:rsidRPr="00681951">
              <w:rPr>
                <w:rFonts w:cstheme="minorHAnsi"/>
                <w:sz w:val="16"/>
                <w:szCs w:val="16"/>
                <w:lang w:val="en-US"/>
              </w:rPr>
              <w:t xml:space="preserve">Historical academic data (grades, LMS interactions) is the most used predictor. Supervised learning (classification) is the dominant approach. WEKA, Python, and R are the most used </w:t>
            </w:r>
            <w:proofErr w:type="gramStart"/>
            <w:r w:rsidRPr="00681951">
              <w:rPr>
                <w:rFonts w:cstheme="minorHAnsi"/>
                <w:sz w:val="16"/>
                <w:szCs w:val="16"/>
                <w:lang w:val="en-US"/>
              </w:rPr>
              <w:t>platforms</w:t>
            </w:r>
            <w:r>
              <w:rPr>
                <w:rFonts w:cstheme="minorHAnsi"/>
                <w:sz w:val="16"/>
                <w:szCs w:val="16"/>
                <w:lang w:val="en-US"/>
              </w:rPr>
              <w:t>;</w:t>
            </w:r>
            <w:proofErr w:type="gramEnd"/>
          </w:p>
          <w:p w14:paraId="4042381D" w14:textId="1C8FF57E" w:rsidR="00681951" w:rsidRPr="005C46BE" w:rsidRDefault="00681951" w:rsidP="00AE01E5">
            <w:pPr>
              <w:rPr>
                <w:rFonts w:cstheme="minorHAnsi"/>
                <w:sz w:val="16"/>
                <w:szCs w:val="16"/>
                <w:lang w:val="en-US"/>
              </w:rPr>
            </w:pPr>
            <w:r w:rsidRPr="00681951">
              <w:rPr>
                <w:rFonts w:cstheme="minorHAnsi"/>
                <w:sz w:val="16"/>
                <w:szCs w:val="16"/>
                <w:lang w:val="en-US"/>
              </w:rPr>
              <w:t>Lack of studies on real-world interventions for at-risk students. Limited use of clustering techniques. Small datasets and generalizability issues. Ethical concerns in data usage.</w:t>
            </w:r>
          </w:p>
        </w:tc>
      </w:tr>
      <w:tr w:rsidR="005E020A" w:rsidRPr="00EF381D" w14:paraId="1597F021" w14:textId="77777777" w:rsidTr="005C46BE">
        <w:tc>
          <w:tcPr>
            <w:tcW w:w="1812" w:type="dxa"/>
          </w:tcPr>
          <w:p w14:paraId="481C35C9" w14:textId="32D17E79" w:rsidR="005E232A" w:rsidRPr="005E232A" w:rsidRDefault="005E232A" w:rsidP="005E232A">
            <w:pPr>
              <w:rPr>
                <w:rFonts w:cstheme="minorHAnsi"/>
                <w:sz w:val="16"/>
                <w:szCs w:val="16"/>
                <w:lang w:val="en-US"/>
              </w:rPr>
            </w:pPr>
            <w:r>
              <w:rPr>
                <w:rFonts w:cstheme="minorHAnsi"/>
                <w:sz w:val="16"/>
                <w:szCs w:val="16"/>
                <w:lang w:val="en-US"/>
              </w:rPr>
              <w:fldChar w:fldCharType="begin"/>
            </w:r>
            <w:r w:rsidR="008E13D6">
              <w:rPr>
                <w:rFonts w:cstheme="minorHAnsi"/>
                <w:sz w:val="16"/>
                <w:szCs w:val="16"/>
                <w:lang w:val="en-US"/>
              </w:rPr>
              <w:instrText xml:space="preserve"> ADDIN ZOTERO_ITEM CSL_CITATION {"citationID":"O57et1TI","properties":{"formattedCitation":"(Alyahyan &amp; D\\uc0\\u252{}\\uc0\\u351{}teg\\uc0\\u246{}r, 2020)","plainCitation":"(Alyahyan &amp; Düştegör, 2020)","dontUpdate":true,"noteIndex":0},"citationItems":[{"id":935,"uris":["http://zotero.org/users/local/ZlhuMgGE/items/X8ZZYEJ2"],"itemData":{"id":935,"type":"article-journal","abstract":"Abstract\n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rFonts w:cstheme="minorHAnsi"/>
                <w:sz w:val="16"/>
                <w:szCs w:val="16"/>
                <w:lang w:val="en-US"/>
              </w:rPr>
              <w:fldChar w:fldCharType="separate"/>
            </w:r>
            <w:r w:rsidRPr="005E232A">
              <w:rPr>
                <w:rFonts w:ascii="Calibri" w:hAnsi="Calibri" w:cs="Calibri"/>
                <w:kern w:val="0"/>
                <w:sz w:val="16"/>
              </w:rPr>
              <w:t>Alyahyan &amp; Düştegör, 2020</w:t>
            </w:r>
            <w:r>
              <w:rPr>
                <w:rFonts w:cstheme="minorHAnsi"/>
                <w:sz w:val="16"/>
                <w:szCs w:val="16"/>
                <w:lang w:val="en-US"/>
              </w:rPr>
              <w:fldChar w:fldCharType="end"/>
            </w:r>
            <w:r>
              <w:rPr>
                <w:rFonts w:cstheme="minorHAnsi"/>
                <w:sz w:val="16"/>
                <w:szCs w:val="16"/>
                <w:lang w:val="en-US"/>
              </w:rPr>
              <w:t xml:space="preserve">; </w:t>
            </w:r>
            <w:r w:rsidRPr="005E232A">
              <w:rPr>
                <w:rFonts w:cstheme="minorHAnsi"/>
                <w:sz w:val="16"/>
                <w:szCs w:val="16"/>
                <w:lang w:val="en-US"/>
              </w:rPr>
              <w:t>Predicting academic success in higher</w:t>
            </w:r>
          </w:p>
          <w:p w14:paraId="7D482AB8" w14:textId="77777777" w:rsidR="005E232A" w:rsidRPr="005E232A" w:rsidRDefault="005E232A" w:rsidP="005E232A">
            <w:pPr>
              <w:rPr>
                <w:rFonts w:cstheme="minorHAnsi"/>
                <w:sz w:val="16"/>
                <w:szCs w:val="16"/>
                <w:lang w:val="en-US"/>
              </w:rPr>
            </w:pPr>
            <w:r w:rsidRPr="005E232A">
              <w:rPr>
                <w:rFonts w:cstheme="minorHAnsi"/>
                <w:sz w:val="16"/>
                <w:szCs w:val="16"/>
                <w:lang w:val="en-US"/>
              </w:rPr>
              <w:t>education: literature review and best</w:t>
            </w:r>
          </w:p>
          <w:p w14:paraId="118BA886" w14:textId="6A92DCA9" w:rsidR="005E232A" w:rsidRPr="005E232A" w:rsidRDefault="005E232A" w:rsidP="005E232A">
            <w:pPr>
              <w:rPr>
                <w:rFonts w:cstheme="minorHAnsi"/>
                <w:sz w:val="16"/>
                <w:szCs w:val="16"/>
                <w:lang w:val="en-US"/>
              </w:rPr>
            </w:pPr>
            <w:r w:rsidRPr="005E232A">
              <w:rPr>
                <w:rFonts w:cstheme="minorHAnsi"/>
                <w:sz w:val="16"/>
                <w:szCs w:val="16"/>
                <w:lang w:val="en-US"/>
              </w:rPr>
              <w:t>practices</w:t>
            </w:r>
            <w:r>
              <w:rPr>
                <w:rFonts w:cstheme="minorHAnsi"/>
                <w:sz w:val="16"/>
                <w:szCs w:val="16"/>
                <w:lang w:val="en-US"/>
              </w:rPr>
              <w:t xml:space="preserve">; </w:t>
            </w:r>
            <w:r w:rsidRPr="005E232A">
              <w:rPr>
                <w:rFonts w:cstheme="minorHAnsi"/>
                <w:sz w:val="16"/>
                <w:szCs w:val="16"/>
                <w:lang w:val="en-US"/>
              </w:rPr>
              <w:t>International Journal of Educational Technology in Higher</w:t>
            </w:r>
          </w:p>
          <w:p w14:paraId="1B1CAD92" w14:textId="35CCE057" w:rsidR="005E020A" w:rsidRPr="005C46BE" w:rsidRDefault="005E232A" w:rsidP="005E232A">
            <w:pPr>
              <w:rPr>
                <w:rFonts w:cstheme="minorHAnsi"/>
                <w:sz w:val="16"/>
                <w:szCs w:val="16"/>
                <w:lang w:val="en-US"/>
              </w:rPr>
            </w:pPr>
            <w:r w:rsidRPr="005E232A">
              <w:rPr>
                <w:rFonts w:cstheme="minorHAnsi"/>
                <w:sz w:val="16"/>
                <w:szCs w:val="16"/>
                <w:lang w:val="en-US"/>
              </w:rPr>
              <w:t>Education</w:t>
            </w:r>
          </w:p>
        </w:tc>
        <w:tc>
          <w:tcPr>
            <w:tcW w:w="1812" w:type="dxa"/>
          </w:tcPr>
          <w:p w14:paraId="363B71B6" w14:textId="72F55288" w:rsidR="005E020A" w:rsidRPr="005C46BE" w:rsidRDefault="000B6ED2" w:rsidP="00AE01E5">
            <w:pPr>
              <w:rPr>
                <w:rFonts w:cstheme="minorHAnsi"/>
                <w:sz w:val="16"/>
                <w:szCs w:val="16"/>
                <w:lang w:val="en-US"/>
              </w:rPr>
            </w:pPr>
            <w:r>
              <w:rPr>
                <w:rFonts w:cstheme="minorHAnsi"/>
                <w:sz w:val="16"/>
                <w:szCs w:val="16"/>
                <w:lang w:val="en-US"/>
              </w:rPr>
              <w:t>SLR</w:t>
            </w:r>
            <w:r w:rsidR="00E741DF">
              <w:rPr>
                <w:rFonts w:cstheme="minorHAnsi"/>
                <w:sz w:val="16"/>
                <w:szCs w:val="16"/>
                <w:lang w:val="en-US"/>
              </w:rPr>
              <w:t xml:space="preserve"> of </w:t>
            </w:r>
            <w:r w:rsidR="005E232A" w:rsidRPr="005E232A">
              <w:rPr>
                <w:rFonts w:cstheme="minorHAnsi"/>
                <w:sz w:val="16"/>
                <w:szCs w:val="16"/>
                <w:lang w:val="en-US"/>
              </w:rPr>
              <w:t>key studies on data mining techniques for predicting academic success</w:t>
            </w:r>
            <w:r w:rsidR="00E741DF">
              <w:rPr>
                <w:rFonts w:cstheme="minorHAnsi"/>
                <w:sz w:val="16"/>
                <w:szCs w:val="16"/>
                <w:lang w:val="en-US"/>
              </w:rPr>
              <w:t>; 17 studies (2015-2020)</w:t>
            </w:r>
            <w:r w:rsidR="005E232A" w:rsidRPr="005E232A">
              <w:rPr>
                <w:rFonts w:cstheme="minorHAnsi"/>
                <w:sz w:val="16"/>
                <w:szCs w:val="16"/>
                <w:lang w:val="en-US"/>
              </w:rPr>
              <w:t>.</w:t>
            </w:r>
          </w:p>
        </w:tc>
        <w:tc>
          <w:tcPr>
            <w:tcW w:w="1812" w:type="dxa"/>
          </w:tcPr>
          <w:p w14:paraId="21862B63" w14:textId="528847EE" w:rsidR="005E020A" w:rsidRPr="005C46BE" w:rsidRDefault="005E232A" w:rsidP="00AE01E5">
            <w:pPr>
              <w:rPr>
                <w:rFonts w:cstheme="minorHAnsi"/>
                <w:sz w:val="16"/>
                <w:szCs w:val="16"/>
                <w:lang w:val="en-US"/>
              </w:rPr>
            </w:pPr>
            <w:r w:rsidRPr="005E232A">
              <w:rPr>
                <w:rFonts w:cstheme="minorHAnsi"/>
                <w:sz w:val="16"/>
                <w:szCs w:val="16"/>
                <w:lang w:val="en-US"/>
              </w:rPr>
              <w:t>Degree (graduation likelihood), year (academic success per year), course (performance in a specific course).</w:t>
            </w:r>
          </w:p>
        </w:tc>
        <w:tc>
          <w:tcPr>
            <w:tcW w:w="1813" w:type="dxa"/>
          </w:tcPr>
          <w:p w14:paraId="333B2765" w14:textId="1EA13D15" w:rsidR="005E020A" w:rsidRPr="005C46BE" w:rsidRDefault="005E232A" w:rsidP="00AE01E5">
            <w:pPr>
              <w:rPr>
                <w:rFonts w:cstheme="minorHAnsi"/>
                <w:sz w:val="16"/>
                <w:szCs w:val="16"/>
                <w:lang w:val="en-US"/>
              </w:rPr>
            </w:pPr>
            <w:r w:rsidRPr="005E232A">
              <w:rPr>
                <w:rFonts w:cstheme="minorHAnsi"/>
                <w:sz w:val="16"/>
                <w:szCs w:val="16"/>
                <w:lang w:val="en-US"/>
              </w:rPr>
              <w:t>Classification (</w:t>
            </w:r>
            <w:r w:rsidR="00E76DB2">
              <w:rPr>
                <w:rFonts w:cstheme="minorHAnsi"/>
                <w:sz w:val="16"/>
                <w:szCs w:val="16"/>
                <w:lang w:val="en-US"/>
              </w:rPr>
              <w:t>DT, NB, SVM</w:t>
            </w:r>
            <w:r w:rsidRPr="005E232A">
              <w:rPr>
                <w:rFonts w:cstheme="minorHAnsi"/>
                <w:sz w:val="16"/>
                <w:szCs w:val="16"/>
                <w:lang w:val="en-US"/>
              </w:rPr>
              <w:t xml:space="preserve">, </w:t>
            </w:r>
            <w:r w:rsidR="00E76DB2">
              <w:rPr>
                <w:rFonts w:cstheme="minorHAnsi"/>
                <w:sz w:val="16"/>
                <w:szCs w:val="16"/>
                <w:lang w:val="en-US"/>
              </w:rPr>
              <w:t>ANN</w:t>
            </w:r>
            <w:r w:rsidRPr="005E232A">
              <w:rPr>
                <w:rFonts w:cstheme="minorHAnsi"/>
                <w:sz w:val="16"/>
                <w:szCs w:val="16"/>
                <w:lang w:val="en-US"/>
              </w:rPr>
              <w:t>), Regression, Clustering.</w:t>
            </w:r>
          </w:p>
        </w:tc>
        <w:tc>
          <w:tcPr>
            <w:tcW w:w="1813" w:type="dxa"/>
          </w:tcPr>
          <w:p w14:paraId="61E52A9D" w14:textId="77777777" w:rsidR="005E020A" w:rsidRDefault="005E232A" w:rsidP="00AE01E5">
            <w:pPr>
              <w:rPr>
                <w:rFonts w:cstheme="minorHAnsi"/>
                <w:sz w:val="16"/>
                <w:szCs w:val="16"/>
                <w:lang w:val="en-US"/>
              </w:rPr>
            </w:pPr>
            <w:r w:rsidRPr="005E232A">
              <w:rPr>
                <w:rFonts w:cstheme="minorHAnsi"/>
                <w:sz w:val="16"/>
                <w:szCs w:val="16"/>
                <w:lang w:val="en-US"/>
              </w:rPr>
              <w:t xml:space="preserve">RQ1: How is academic success defined and measured? RQ2: What are the key factors influencing academic success? RQ3: What ML techniques are used for prediction? RQ4: What are the best practices for applying data mining to </w:t>
            </w:r>
            <w:proofErr w:type="gramStart"/>
            <w:r w:rsidRPr="005E232A">
              <w:rPr>
                <w:rFonts w:cstheme="minorHAnsi"/>
                <w:sz w:val="16"/>
                <w:szCs w:val="16"/>
                <w:lang w:val="en-US"/>
              </w:rPr>
              <w:t>education?</w:t>
            </w:r>
            <w:r>
              <w:rPr>
                <w:rFonts w:cstheme="minorHAnsi"/>
                <w:sz w:val="16"/>
                <w:szCs w:val="16"/>
                <w:lang w:val="en-US"/>
              </w:rPr>
              <w:t>;</w:t>
            </w:r>
            <w:proofErr w:type="gramEnd"/>
          </w:p>
          <w:p w14:paraId="7F630A88" w14:textId="2F90D8B2" w:rsidR="005E232A" w:rsidRPr="005C46BE" w:rsidRDefault="005E232A" w:rsidP="00AE01E5">
            <w:pPr>
              <w:rPr>
                <w:rFonts w:cstheme="minorHAnsi"/>
                <w:sz w:val="16"/>
                <w:szCs w:val="16"/>
                <w:lang w:val="en-US"/>
              </w:rPr>
            </w:pPr>
            <w:r w:rsidRPr="005E232A">
              <w:rPr>
                <w:rFonts w:cstheme="minorHAnsi"/>
                <w:sz w:val="16"/>
                <w:szCs w:val="16"/>
                <w:lang w:val="en-US"/>
              </w:rPr>
              <w:t xml:space="preserve">Prior academic achievement and student demographics are the most influential </w:t>
            </w:r>
            <w:r w:rsidRPr="005E232A">
              <w:rPr>
                <w:rFonts w:cstheme="minorHAnsi"/>
                <w:sz w:val="16"/>
                <w:szCs w:val="16"/>
                <w:lang w:val="en-US"/>
              </w:rPr>
              <w:lastRenderedPageBreak/>
              <w:t>factors. Supervised learning (classification) is the most used approach. Including university data improves prediction accuracy.</w:t>
            </w:r>
            <w:r>
              <w:rPr>
                <w:rFonts w:cstheme="minorHAnsi"/>
                <w:sz w:val="16"/>
                <w:szCs w:val="16"/>
                <w:lang w:val="en-US"/>
              </w:rPr>
              <w:br/>
            </w:r>
            <w:r w:rsidRPr="005E232A">
              <w:rPr>
                <w:rFonts w:cstheme="minorHAnsi"/>
                <w:sz w:val="16"/>
                <w:szCs w:val="16"/>
                <w:lang w:val="en-US"/>
              </w:rPr>
              <w:t>Limited studies on interventions for at-risk students, lack of benchmark datasets, generalizability issues, underuse of clustering techniques.</w:t>
            </w:r>
          </w:p>
        </w:tc>
      </w:tr>
      <w:tr w:rsidR="005E020A" w:rsidRPr="00EF381D" w14:paraId="2A0E8680" w14:textId="77777777" w:rsidTr="005C46BE">
        <w:tc>
          <w:tcPr>
            <w:tcW w:w="1812" w:type="dxa"/>
          </w:tcPr>
          <w:p w14:paraId="7B0B1C7E" w14:textId="1AFBC457" w:rsidR="00B26F00" w:rsidRPr="00B26F00" w:rsidRDefault="00B26F00" w:rsidP="00B26F00">
            <w:pPr>
              <w:rPr>
                <w:rFonts w:cstheme="minorHAnsi"/>
                <w:sz w:val="16"/>
                <w:szCs w:val="16"/>
                <w:lang w:val="en-US"/>
              </w:rPr>
            </w:pPr>
            <w:r>
              <w:rPr>
                <w:rFonts w:cstheme="minorHAnsi"/>
                <w:sz w:val="16"/>
                <w:szCs w:val="16"/>
                <w:lang w:val="en-US"/>
              </w:rPr>
              <w:lastRenderedPageBreak/>
              <w:fldChar w:fldCharType="begin"/>
            </w:r>
            <w:r w:rsidR="008E13D6">
              <w:rPr>
                <w:rFonts w:cstheme="minorHAnsi"/>
                <w:sz w:val="16"/>
                <w:szCs w:val="16"/>
                <w:lang w:val="en-US"/>
              </w:rPr>
              <w:instrText xml:space="preserve"> ADDIN ZOTERO_ITEM CSL_CITATION {"citationID":"tAvit0Bi","properties":{"formattedCitation":"(Balaji et al., 2021)","plainCitation":"(Balaji et al., 2021)","dontUpdate":true,"noteIndex":0},"citationItems":[{"id":399,"uris":["http://zotero.org/users/local/ZlhuMgGE/items/3MQTMZZJ"],"itemData":{"id":399,"type":"article-journal","abstract":"Machine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schema":"https://github.com/citation-style-language/schema/raw/master/csl-citation.json"} </w:instrText>
            </w:r>
            <w:r>
              <w:rPr>
                <w:rFonts w:cstheme="minorHAnsi"/>
                <w:sz w:val="16"/>
                <w:szCs w:val="16"/>
                <w:lang w:val="en-US"/>
              </w:rPr>
              <w:fldChar w:fldCharType="separate"/>
            </w:r>
            <w:r w:rsidRPr="00B26F00">
              <w:rPr>
                <w:rFonts w:ascii="Calibri" w:hAnsi="Calibri" w:cs="Calibri"/>
                <w:sz w:val="16"/>
              </w:rPr>
              <w:t>Balaji et al., 2021</w:t>
            </w:r>
            <w:r>
              <w:rPr>
                <w:rFonts w:cstheme="minorHAnsi"/>
                <w:sz w:val="16"/>
                <w:szCs w:val="16"/>
                <w:lang w:val="en-US"/>
              </w:rPr>
              <w:fldChar w:fldCharType="end"/>
            </w:r>
            <w:r>
              <w:rPr>
                <w:rFonts w:cstheme="minorHAnsi"/>
                <w:sz w:val="16"/>
                <w:szCs w:val="16"/>
                <w:lang w:val="en-US"/>
              </w:rPr>
              <w:t xml:space="preserve">; </w:t>
            </w:r>
            <w:r w:rsidRPr="00B26F00">
              <w:rPr>
                <w:rFonts w:cstheme="minorHAnsi"/>
                <w:sz w:val="16"/>
                <w:szCs w:val="16"/>
                <w:lang w:val="en-US"/>
              </w:rPr>
              <w:t>Contributions of Machine Learning Models towards Student</w:t>
            </w:r>
          </w:p>
          <w:p w14:paraId="00E3EB0C" w14:textId="671241BA" w:rsidR="005E020A" w:rsidRPr="005C46BE" w:rsidRDefault="00B26F00" w:rsidP="00B26F00">
            <w:pPr>
              <w:rPr>
                <w:rFonts w:cstheme="minorHAnsi"/>
                <w:sz w:val="16"/>
                <w:szCs w:val="16"/>
                <w:lang w:val="en-US"/>
              </w:rPr>
            </w:pPr>
            <w:r w:rsidRPr="00B26F00">
              <w:rPr>
                <w:rFonts w:cstheme="minorHAnsi"/>
                <w:sz w:val="16"/>
                <w:szCs w:val="16"/>
                <w:lang w:val="en-US"/>
              </w:rPr>
              <w:t>Academic Performance Prediction: A Systematic Review</w:t>
            </w:r>
            <w:r>
              <w:rPr>
                <w:rFonts w:cstheme="minorHAnsi"/>
                <w:sz w:val="16"/>
                <w:szCs w:val="16"/>
                <w:lang w:val="en-US"/>
              </w:rPr>
              <w:t xml:space="preserve">; </w:t>
            </w:r>
            <w:r w:rsidRPr="00B26F00">
              <w:rPr>
                <w:rFonts w:cstheme="minorHAnsi"/>
                <w:sz w:val="16"/>
                <w:szCs w:val="16"/>
                <w:lang w:val="en-US"/>
              </w:rPr>
              <w:t>Applied Sciences</w:t>
            </w:r>
          </w:p>
        </w:tc>
        <w:tc>
          <w:tcPr>
            <w:tcW w:w="1812" w:type="dxa"/>
          </w:tcPr>
          <w:p w14:paraId="42BCE2A8" w14:textId="4C50E4E4" w:rsidR="005E020A" w:rsidRPr="005C46BE" w:rsidRDefault="00B26F00" w:rsidP="00AE01E5">
            <w:pPr>
              <w:rPr>
                <w:rFonts w:cstheme="minorHAnsi"/>
                <w:sz w:val="16"/>
                <w:szCs w:val="16"/>
                <w:lang w:val="en-US"/>
              </w:rPr>
            </w:pPr>
            <w:r>
              <w:rPr>
                <w:rFonts w:cstheme="minorHAnsi"/>
                <w:sz w:val="16"/>
                <w:szCs w:val="16"/>
                <w:lang w:val="en-US"/>
              </w:rPr>
              <w:t xml:space="preserve">SLR; </w:t>
            </w:r>
            <w:r w:rsidRPr="00B26F00">
              <w:rPr>
                <w:rFonts w:cstheme="minorHAnsi"/>
                <w:sz w:val="16"/>
                <w:szCs w:val="16"/>
                <w:lang w:val="en-US"/>
              </w:rPr>
              <w:t>56 articles (filtered from 2700 initially considered).</w:t>
            </w:r>
          </w:p>
        </w:tc>
        <w:tc>
          <w:tcPr>
            <w:tcW w:w="1812" w:type="dxa"/>
          </w:tcPr>
          <w:p w14:paraId="635022D1" w14:textId="08F29DB9" w:rsidR="005E020A" w:rsidRPr="005C46BE" w:rsidRDefault="00B26F00" w:rsidP="00AE01E5">
            <w:pPr>
              <w:rPr>
                <w:rFonts w:cstheme="minorHAnsi"/>
                <w:sz w:val="16"/>
                <w:szCs w:val="16"/>
                <w:lang w:val="en-US"/>
              </w:rPr>
            </w:pPr>
            <w:r w:rsidRPr="00B26F00">
              <w:rPr>
                <w:rFonts w:cstheme="minorHAnsi"/>
                <w:sz w:val="16"/>
                <w:szCs w:val="16"/>
                <w:lang w:val="en-US"/>
              </w:rPr>
              <w:t>Degree (graduation/dropout), course (performance), year (academic success per year).</w:t>
            </w:r>
          </w:p>
        </w:tc>
        <w:tc>
          <w:tcPr>
            <w:tcW w:w="1813" w:type="dxa"/>
          </w:tcPr>
          <w:p w14:paraId="1454A4CA" w14:textId="70795EF6" w:rsidR="005E020A" w:rsidRPr="005C46BE" w:rsidRDefault="00E76DB2" w:rsidP="00AE01E5">
            <w:pPr>
              <w:rPr>
                <w:rFonts w:cstheme="minorHAnsi"/>
                <w:sz w:val="16"/>
                <w:szCs w:val="16"/>
                <w:lang w:val="en-US"/>
              </w:rPr>
            </w:pPr>
            <w:r>
              <w:rPr>
                <w:rFonts w:cstheme="minorHAnsi"/>
                <w:sz w:val="16"/>
                <w:szCs w:val="16"/>
                <w:lang w:val="en-US"/>
              </w:rPr>
              <w:t>DT, RF, NB, SVM, ANN, ensemble methods</w:t>
            </w:r>
          </w:p>
        </w:tc>
        <w:tc>
          <w:tcPr>
            <w:tcW w:w="1813" w:type="dxa"/>
          </w:tcPr>
          <w:p w14:paraId="0C1254B5" w14:textId="77777777" w:rsidR="005E020A" w:rsidRDefault="00B26F00" w:rsidP="00AE01E5">
            <w:pPr>
              <w:rPr>
                <w:rFonts w:cstheme="minorHAnsi"/>
                <w:sz w:val="16"/>
                <w:szCs w:val="16"/>
                <w:lang w:val="en-US"/>
              </w:rPr>
            </w:pPr>
            <w:r w:rsidRPr="00B26F00">
              <w:rPr>
                <w:rFonts w:cstheme="minorHAnsi"/>
                <w:sz w:val="16"/>
                <w:szCs w:val="16"/>
                <w:lang w:val="en-US"/>
              </w:rPr>
              <w:t xml:space="preserve">RQ1: ML models used for predicting student performance. RQ2: Estimation methods &amp; performance metrics. RQ3: Datasets and collection methods. RQ4: Features used for prediction. RQ5: Model comparisons for </w:t>
            </w:r>
            <w:proofErr w:type="gramStart"/>
            <w:r w:rsidRPr="00B26F00">
              <w:rPr>
                <w:rFonts w:cstheme="minorHAnsi"/>
                <w:sz w:val="16"/>
                <w:szCs w:val="16"/>
                <w:lang w:val="en-US"/>
              </w:rPr>
              <w:t>reliability</w:t>
            </w:r>
            <w:r>
              <w:rPr>
                <w:rFonts w:cstheme="minorHAnsi"/>
                <w:sz w:val="16"/>
                <w:szCs w:val="16"/>
                <w:lang w:val="en-US"/>
              </w:rPr>
              <w:t>;</w:t>
            </w:r>
            <w:proofErr w:type="gramEnd"/>
          </w:p>
          <w:p w14:paraId="5E769689" w14:textId="77777777" w:rsidR="00B26F00" w:rsidRDefault="00B26F00" w:rsidP="00AE01E5">
            <w:pPr>
              <w:rPr>
                <w:rFonts w:cstheme="minorHAnsi"/>
                <w:sz w:val="16"/>
                <w:szCs w:val="16"/>
                <w:lang w:val="en-US"/>
              </w:rPr>
            </w:pPr>
            <w:r w:rsidRPr="00B26F00">
              <w:rPr>
                <w:rFonts w:cstheme="minorHAnsi"/>
                <w:sz w:val="16"/>
                <w:szCs w:val="16"/>
                <w:lang w:val="en-US"/>
              </w:rPr>
              <w:t xml:space="preserve">ML models can accurately predict student performance. Ensemble models (32%) and Decision Trees (26%) are widely used. Accuracy, precision, recall, and F1-score are common evaluation metrics. Datasets include academic, demographic, and behavioral </w:t>
            </w:r>
            <w:proofErr w:type="gramStart"/>
            <w:r w:rsidRPr="00B26F00">
              <w:rPr>
                <w:rFonts w:cstheme="minorHAnsi"/>
                <w:sz w:val="16"/>
                <w:szCs w:val="16"/>
                <w:lang w:val="en-US"/>
              </w:rPr>
              <w:t>features</w:t>
            </w:r>
            <w:r>
              <w:rPr>
                <w:rFonts w:cstheme="minorHAnsi"/>
                <w:sz w:val="16"/>
                <w:szCs w:val="16"/>
                <w:lang w:val="en-US"/>
              </w:rPr>
              <w:t>;</w:t>
            </w:r>
            <w:proofErr w:type="gramEnd"/>
          </w:p>
          <w:p w14:paraId="0E428C56" w14:textId="71342974" w:rsidR="00B26F00" w:rsidRPr="005C46BE" w:rsidRDefault="00B26F00" w:rsidP="00AE01E5">
            <w:pPr>
              <w:rPr>
                <w:rFonts w:cstheme="minorHAnsi"/>
                <w:sz w:val="16"/>
                <w:szCs w:val="16"/>
                <w:lang w:val="en-US"/>
              </w:rPr>
            </w:pPr>
            <w:r w:rsidRPr="00B26F00">
              <w:rPr>
                <w:rFonts w:cstheme="minorHAnsi"/>
                <w:sz w:val="16"/>
                <w:szCs w:val="16"/>
                <w:lang w:val="en-US"/>
              </w:rPr>
              <w:t>Lack of benchmark datasets, limited real-world applications, feature selection inconsistencies, and generalizability issues.</w:t>
            </w:r>
          </w:p>
        </w:tc>
      </w:tr>
      <w:tr w:rsidR="005E020A" w:rsidRPr="00EF381D" w14:paraId="2B6FE4FE" w14:textId="77777777" w:rsidTr="005C46BE">
        <w:tc>
          <w:tcPr>
            <w:tcW w:w="1812" w:type="dxa"/>
          </w:tcPr>
          <w:p w14:paraId="0A4AAC61" w14:textId="69CF7995" w:rsidR="005E020A" w:rsidRPr="005C46BE" w:rsidRDefault="008E13D6" w:rsidP="00AE01E5">
            <w:pPr>
              <w:rPr>
                <w:rFonts w:cstheme="minorHAnsi"/>
                <w:sz w:val="16"/>
                <w:szCs w:val="16"/>
                <w:lang w:val="en-US"/>
              </w:rPr>
            </w:pPr>
            <w:r>
              <w:rPr>
                <w:rFonts w:cstheme="minorHAnsi"/>
                <w:sz w:val="16"/>
                <w:szCs w:val="16"/>
                <w:lang w:val="en-US"/>
              </w:rPr>
              <w:fldChar w:fldCharType="begin"/>
            </w:r>
            <w:r w:rsidR="00101D21">
              <w:rPr>
                <w:rFonts w:cstheme="minorHAnsi"/>
                <w:sz w:val="16"/>
                <w:szCs w:val="16"/>
                <w:lang w:val="en-US"/>
              </w:rPr>
              <w:instrText xml:space="preserve"> ADDIN ZOTERO_ITEM CSL_CITATION {"citationID":"WyoqjRlH","properties":{"formattedCitation":"(Shafiq et al., 2022)","plainCitation":"(Shafiq et al., 2022)","dontUpdate":true,"noteIndex":0},"citationItems":[{"id":987,"uris":["http://zotero.org/users/local/ZlhuMgGE/items/JMZWFKME"],"itemData":{"id":987,"type":"article-journal","container-title":"IEEE Access","DOI":"10.1109/ACCESS.2022.3188767","ISSN":"2169-3536","journalAbbreviation":"IEEE Access","license":"https://creativecommons.org/licenses/by/4.0/legalcode","page":"72480-72503","source":"DOI.org (Crossref)","title":"Student Retention Using Educational Data Mining and Predictive Analytics: A Systematic Literature Review","title-short":"Student Retention Using Educational Data Mining and Predictive Analytics","volume":"10","author":[{"family":"Shafiq","given":"Dalia Abdulkareem"},{"family":"Marjani","given":"Mohsen"},{"family":"Habeeb","given":"Riyaz Ahamed Ariyaluran"},{"family":"Asirvatham","given":"David"}],"issued":{"date-parts":[["2022"]]}}}],"schema":"https://github.com/citation-style-language/schema/raw/master/csl-citation.json"} </w:instrText>
            </w:r>
            <w:r>
              <w:rPr>
                <w:rFonts w:cstheme="minorHAnsi"/>
                <w:sz w:val="16"/>
                <w:szCs w:val="16"/>
                <w:lang w:val="en-US"/>
              </w:rPr>
              <w:fldChar w:fldCharType="separate"/>
            </w:r>
            <w:r w:rsidRPr="008E13D6">
              <w:rPr>
                <w:rFonts w:ascii="Calibri" w:hAnsi="Calibri" w:cs="Calibri"/>
                <w:sz w:val="16"/>
              </w:rPr>
              <w:t>Shafiq et al., 2022</w:t>
            </w:r>
            <w:r>
              <w:rPr>
                <w:rFonts w:cstheme="minorHAnsi"/>
                <w:sz w:val="16"/>
                <w:szCs w:val="16"/>
                <w:lang w:val="en-US"/>
              </w:rPr>
              <w:fldChar w:fldCharType="end"/>
            </w:r>
            <w:r>
              <w:rPr>
                <w:rFonts w:cstheme="minorHAnsi"/>
                <w:sz w:val="16"/>
                <w:szCs w:val="16"/>
                <w:lang w:val="en-US"/>
              </w:rPr>
              <w:t xml:space="preserve">; </w:t>
            </w:r>
            <w:r w:rsidRPr="008E13D6">
              <w:rPr>
                <w:rFonts w:cstheme="minorHAnsi"/>
                <w:sz w:val="16"/>
                <w:szCs w:val="16"/>
                <w:lang w:val="en-US"/>
              </w:rPr>
              <w:t>Student Retention Using Educational Data Mining and Predictive Analytics: A Systematic Literature Review</w:t>
            </w:r>
            <w:r>
              <w:rPr>
                <w:rFonts w:cstheme="minorHAnsi"/>
                <w:sz w:val="16"/>
                <w:szCs w:val="16"/>
                <w:lang w:val="en-US"/>
              </w:rPr>
              <w:t xml:space="preserve">, </w:t>
            </w:r>
            <w:proofErr w:type="spellStart"/>
            <w:r>
              <w:rPr>
                <w:rFonts w:cstheme="minorHAnsi"/>
                <w:sz w:val="16"/>
                <w:szCs w:val="16"/>
                <w:lang w:val="en-US"/>
              </w:rPr>
              <w:t>IEEEAccess</w:t>
            </w:r>
            <w:proofErr w:type="spellEnd"/>
          </w:p>
        </w:tc>
        <w:tc>
          <w:tcPr>
            <w:tcW w:w="1812" w:type="dxa"/>
          </w:tcPr>
          <w:p w14:paraId="6DC3AA7A" w14:textId="534A7025" w:rsidR="005E020A" w:rsidRPr="005C46BE" w:rsidRDefault="00A13BA6" w:rsidP="00AE01E5">
            <w:pPr>
              <w:rPr>
                <w:rFonts w:cstheme="minorHAnsi"/>
                <w:sz w:val="16"/>
                <w:szCs w:val="16"/>
                <w:lang w:val="en-US"/>
              </w:rPr>
            </w:pPr>
            <w:r w:rsidRPr="00A13BA6">
              <w:rPr>
                <w:rFonts w:cstheme="minorHAnsi"/>
                <w:sz w:val="16"/>
                <w:szCs w:val="16"/>
                <w:lang w:val="en-US"/>
              </w:rPr>
              <w:t>SLR on student retention using</w:t>
            </w:r>
            <w:r w:rsidR="00E741DF">
              <w:rPr>
                <w:rFonts w:cstheme="minorHAnsi"/>
                <w:sz w:val="16"/>
                <w:szCs w:val="16"/>
                <w:lang w:val="en-US"/>
              </w:rPr>
              <w:t xml:space="preserve"> EDM</w:t>
            </w:r>
            <w:r w:rsidRPr="00A13BA6">
              <w:rPr>
                <w:rFonts w:cstheme="minorHAnsi"/>
                <w:sz w:val="16"/>
                <w:szCs w:val="16"/>
                <w:lang w:val="en-US"/>
              </w:rPr>
              <w:t xml:space="preserve"> and Predictive Analytics</w:t>
            </w:r>
            <w:r>
              <w:rPr>
                <w:rFonts w:cstheme="minorHAnsi"/>
                <w:sz w:val="16"/>
                <w:szCs w:val="16"/>
                <w:lang w:val="en-US"/>
              </w:rPr>
              <w:t xml:space="preserve">; </w:t>
            </w:r>
            <w:r w:rsidRPr="00A13BA6">
              <w:rPr>
                <w:rFonts w:cstheme="minorHAnsi"/>
                <w:sz w:val="16"/>
                <w:szCs w:val="16"/>
                <w:lang w:val="en-US"/>
              </w:rPr>
              <w:t>78 studies (2015–2022).</w:t>
            </w:r>
          </w:p>
        </w:tc>
        <w:tc>
          <w:tcPr>
            <w:tcW w:w="1812" w:type="dxa"/>
          </w:tcPr>
          <w:p w14:paraId="066FEEBA" w14:textId="312C6A12" w:rsidR="005E020A" w:rsidRPr="005C46BE" w:rsidRDefault="00A13BA6" w:rsidP="00AE01E5">
            <w:pPr>
              <w:rPr>
                <w:rFonts w:cstheme="minorHAnsi"/>
                <w:sz w:val="16"/>
                <w:szCs w:val="16"/>
                <w:lang w:val="en-US"/>
              </w:rPr>
            </w:pPr>
            <w:r w:rsidRPr="00A13BA6">
              <w:rPr>
                <w:rFonts w:cstheme="minorHAnsi"/>
                <w:sz w:val="16"/>
                <w:szCs w:val="16"/>
                <w:lang w:val="en-US"/>
              </w:rPr>
              <w:t>Degree (graduation/dropout), year (academic progression and retention).</w:t>
            </w:r>
          </w:p>
        </w:tc>
        <w:tc>
          <w:tcPr>
            <w:tcW w:w="1813" w:type="dxa"/>
          </w:tcPr>
          <w:p w14:paraId="0F261856" w14:textId="639BD64A" w:rsidR="005E020A" w:rsidRPr="005C46BE" w:rsidRDefault="00E76DB2" w:rsidP="00AE01E5">
            <w:pPr>
              <w:rPr>
                <w:rFonts w:cstheme="minorHAnsi"/>
                <w:sz w:val="16"/>
                <w:szCs w:val="16"/>
                <w:lang w:val="en-US"/>
              </w:rPr>
            </w:pPr>
            <w:r>
              <w:rPr>
                <w:rFonts w:cstheme="minorHAnsi"/>
                <w:sz w:val="16"/>
                <w:szCs w:val="16"/>
                <w:lang w:val="en-US"/>
              </w:rPr>
              <w:t xml:space="preserve">DT, RF, SVM, LGR, NB, ANN, Ensemble </w:t>
            </w:r>
            <w:r w:rsidR="005C5699">
              <w:rPr>
                <w:rFonts w:cstheme="minorHAnsi"/>
                <w:sz w:val="16"/>
                <w:szCs w:val="16"/>
                <w:lang w:val="en-US"/>
              </w:rPr>
              <w:t>methods</w:t>
            </w:r>
          </w:p>
        </w:tc>
        <w:tc>
          <w:tcPr>
            <w:tcW w:w="1813" w:type="dxa"/>
          </w:tcPr>
          <w:p w14:paraId="248424C0" w14:textId="77777777" w:rsidR="005E020A" w:rsidRDefault="00A13BA6" w:rsidP="00AE01E5">
            <w:pPr>
              <w:rPr>
                <w:rFonts w:cstheme="minorHAnsi"/>
                <w:sz w:val="16"/>
                <w:szCs w:val="16"/>
                <w:lang w:val="en-US"/>
              </w:rPr>
            </w:pPr>
            <w:r w:rsidRPr="00A13BA6">
              <w:rPr>
                <w:rFonts w:cstheme="minorHAnsi"/>
                <w:sz w:val="16"/>
                <w:szCs w:val="16"/>
                <w:lang w:val="en-US"/>
              </w:rPr>
              <w:t xml:space="preserve">RQ1: Factors influencing student retention. RQ2: ML models used for retention prediction. RQ3: Evaluation metrics and datasets used. RQ4: Challenges in retention prediction. RQ5: Future research </w:t>
            </w:r>
            <w:proofErr w:type="gramStart"/>
            <w:r w:rsidRPr="00A13BA6">
              <w:rPr>
                <w:rFonts w:cstheme="minorHAnsi"/>
                <w:sz w:val="16"/>
                <w:szCs w:val="16"/>
                <w:lang w:val="en-US"/>
              </w:rPr>
              <w:t>directions</w:t>
            </w:r>
            <w:r>
              <w:rPr>
                <w:rFonts w:cstheme="minorHAnsi"/>
                <w:sz w:val="16"/>
                <w:szCs w:val="16"/>
                <w:lang w:val="en-US"/>
              </w:rPr>
              <w:t>;</w:t>
            </w:r>
            <w:proofErr w:type="gramEnd"/>
          </w:p>
          <w:p w14:paraId="5C785593" w14:textId="77777777" w:rsidR="00A13BA6" w:rsidRDefault="00A13BA6" w:rsidP="00AE01E5">
            <w:pPr>
              <w:rPr>
                <w:rFonts w:cstheme="minorHAnsi"/>
                <w:sz w:val="16"/>
                <w:szCs w:val="16"/>
                <w:lang w:val="en-US"/>
              </w:rPr>
            </w:pPr>
            <w:r w:rsidRPr="00A13BA6">
              <w:rPr>
                <w:rFonts w:cstheme="minorHAnsi"/>
                <w:sz w:val="16"/>
                <w:szCs w:val="16"/>
                <w:lang w:val="en-US"/>
              </w:rPr>
              <w:t>Academic performance (GPA, attendance), behavioral data, and demographic factors influence retention. Supervised ML models (DT, RF, ANN) are dominant. LMS and SIS data are key sources</w:t>
            </w:r>
            <w:r>
              <w:rPr>
                <w:rFonts w:cstheme="minorHAnsi"/>
                <w:sz w:val="16"/>
                <w:szCs w:val="16"/>
                <w:lang w:val="en-US"/>
              </w:rPr>
              <w:t>,</w:t>
            </w:r>
          </w:p>
          <w:p w14:paraId="438048A6" w14:textId="1B36EAED" w:rsidR="00A13BA6" w:rsidRPr="005C46BE" w:rsidRDefault="00A13BA6" w:rsidP="00AE01E5">
            <w:pPr>
              <w:rPr>
                <w:rFonts w:cstheme="minorHAnsi"/>
                <w:sz w:val="16"/>
                <w:szCs w:val="16"/>
                <w:lang w:val="en-US"/>
              </w:rPr>
            </w:pPr>
            <w:r w:rsidRPr="00A13BA6">
              <w:rPr>
                <w:rFonts w:cstheme="minorHAnsi"/>
                <w:sz w:val="16"/>
                <w:szCs w:val="16"/>
                <w:lang w:val="en-US"/>
              </w:rPr>
              <w:t>Limited real-world implementation, small sample sizes, lack of standardized datasets, ethical concerns in predictive analytics.</w:t>
            </w:r>
          </w:p>
        </w:tc>
      </w:tr>
      <w:tr w:rsidR="005E020A" w:rsidRPr="00EF381D" w14:paraId="131803EF" w14:textId="77777777" w:rsidTr="005C46BE">
        <w:tc>
          <w:tcPr>
            <w:tcW w:w="1812" w:type="dxa"/>
          </w:tcPr>
          <w:p w14:paraId="7672B65E" w14:textId="2A31B100" w:rsidR="00B71B88" w:rsidRPr="00B71B88" w:rsidRDefault="00B71B88" w:rsidP="00B71B88">
            <w:pPr>
              <w:rPr>
                <w:rFonts w:cstheme="minorHAnsi"/>
                <w:sz w:val="16"/>
                <w:szCs w:val="16"/>
                <w:lang w:val="en-US"/>
              </w:rPr>
            </w:pPr>
            <w:r>
              <w:rPr>
                <w:rFonts w:cstheme="minorHAnsi"/>
                <w:sz w:val="16"/>
                <w:szCs w:val="16"/>
                <w:lang w:val="en-US"/>
              </w:rPr>
              <w:fldChar w:fldCharType="begin"/>
            </w:r>
            <w:r w:rsidR="00101D21">
              <w:rPr>
                <w:rFonts w:cstheme="minorHAnsi"/>
                <w:sz w:val="16"/>
                <w:szCs w:val="16"/>
                <w:lang w:val="en-US"/>
              </w:rPr>
              <w:instrText xml:space="preserve"> ADDIN ZOTERO_ITEM CSL_CITATION {"citationID":"EKBV144v","properties":{"formattedCitation":"(Fahd et al., 2022)","plainCitation":"(Fahd et al., 2022)","dontUpdate":true,"noteIndex":0},"citationItems":[{"id":995,"uris":["http://zotero.org/users/local/ZlhuMgGE/items/Y3G3ZBTK"],"itemData":{"id":995,"type":"article-journal","container-title":"Education and Information Technologies","DOI":"10.1007/s10639-021-10741-7","ISSN":"1360-2357, 1573-7608","issue":"3","journalAbbreviation":"Educ Inf Technol","language":"en","page":"3743-3775","source":"DOI.org (Crossref)","title":"Application of machine learning in higher education to assess student academic performance, at-risk, and attrition: A meta-analysis of literature","title-short":"Application of machine learning in higher education to assess student academic performance, at-risk, and attrition","volume":"27","author":[{"family":"Fahd","given":"Kiran"},{"family":"Venkatraman","given":"Sitalakshmi"},{"family":"Miah","given":"Shah J."},{"family":"Ahmed","given":"Khandakar"}],"issued":{"date-parts":[["2022",4]]}}}],"schema":"https://github.com/citation-style-language/schema/raw/master/csl-citation.json"}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Fahd et al., 2022</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Application of machine learning in higher education</w:t>
            </w:r>
          </w:p>
          <w:p w14:paraId="29CB304E" w14:textId="77777777" w:rsidR="00B71B88" w:rsidRPr="00B71B88" w:rsidRDefault="00B71B88" w:rsidP="00B71B88">
            <w:pPr>
              <w:rPr>
                <w:rFonts w:cstheme="minorHAnsi"/>
                <w:sz w:val="16"/>
                <w:szCs w:val="16"/>
                <w:lang w:val="en-US"/>
              </w:rPr>
            </w:pPr>
            <w:r w:rsidRPr="00B71B88">
              <w:rPr>
                <w:rFonts w:cstheme="minorHAnsi"/>
                <w:sz w:val="16"/>
                <w:szCs w:val="16"/>
                <w:lang w:val="en-US"/>
              </w:rPr>
              <w:lastRenderedPageBreak/>
              <w:t>to assess student academic performance, at-risk,</w:t>
            </w:r>
          </w:p>
          <w:p w14:paraId="7EB0B232" w14:textId="726DF739" w:rsidR="005E020A" w:rsidRPr="005C46BE" w:rsidRDefault="00B71B88" w:rsidP="00B71B88">
            <w:pPr>
              <w:rPr>
                <w:rFonts w:cstheme="minorHAnsi"/>
                <w:sz w:val="16"/>
                <w:szCs w:val="16"/>
                <w:lang w:val="en-US"/>
              </w:rPr>
            </w:pPr>
            <w:r w:rsidRPr="00B71B88">
              <w:rPr>
                <w:rFonts w:cstheme="minorHAnsi"/>
                <w:sz w:val="16"/>
                <w:szCs w:val="16"/>
                <w:lang w:val="en-US"/>
              </w:rPr>
              <w:t>and attrition: A meta-analysis of literatur</w:t>
            </w:r>
            <w:r>
              <w:rPr>
                <w:rFonts w:cstheme="minorHAnsi"/>
                <w:sz w:val="16"/>
                <w:szCs w:val="16"/>
                <w:lang w:val="en-US"/>
              </w:rPr>
              <w:t xml:space="preserve">e, </w:t>
            </w:r>
            <w:r w:rsidRPr="00B71B88">
              <w:rPr>
                <w:rFonts w:cstheme="minorHAnsi"/>
                <w:sz w:val="16"/>
                <w:szCs w:val="16"/>
                <w:lang w:val="en-US"/>
              </w:rPr>
              <w:t>Education and Information Technologies</w:t>
            </w:r>
          </w:p>
        </w:tc>
        <w:tc>
          <w:tcPr>
            <w:tcW w:w="1812" w:type="dxa"/>
          </w:tcPr>
          <w:p w14:paraId="5BB124C5" w14:textId="38F3C2F9" w:rsidR="005E020A" w:rsidRPr="005C46BE" w:rsidRDefault="000B6ED2" w:rsidP="00AE01E5">
            <w:pPr>
              <w:rPr>
                <w:rFonts w:cstheme="minorHAnsi"/>
                <w:sz w:val="16"/>
                <w:szCs w:val="16"/>
                <w:lang w:val="en-US"/>
              </w:rPr>
            </w:pPr>
            <w:r>
              <w:rPr>
                <w:rFonts w:cstheme="minorHAnsi"/>
                <w:sz w:val="16"/>
                <w:szCs w:val="16"/>
                <w:lang w:val="en-US"/>
              </w:rPr>
              <w:lastRenderedPageBreak/>
              <w:t>SLR</w:t>
            </w:r>
            <w:r w:rsidR="00A13BA6" w:rsidRPr="00A13BA6">
              <w:rPr>
                <w:rFonts w:cstheme="minorHAnsi"/>
                <w:sz w:val="16"/>
                <w:szCs w:val="16"/>
                <w:lang w:val="en-US"/>
              </w:rPr>
              <w:t xml:space="preserve"> and meta-analysis using the PRISMA framework</w:t>
            </w:r>
            <w:r w:rsidR="00A13BA6">
              <w:rPr>
                <w:rFonts w:cstheme="minorHAnsi"/>
                <w:sz w:val="16"/>
                <w:szCs w:val="16"/>
                <w:lang w:val="en-US"/>
              </w:rPr>
              <w:t xml:space="preserve">; </w:t>
            </w:r>
            <w:r w:rsidR="00A13BA6" w:rsidRPr="00A13BA6">
              <w:rPr>
                <w:rFonts w:cstheme="minorHAnsi"/>
                <w:sz w:val="16"/>
                <w:szCs w:val="16"/>
                <w:lang w:val="en-US"/>
              </w:rPr>
              <w:t>89 studies (2010–2020).</w:t>
            </w:r>
          </w:p>
        </w:tc>
        <w:tc>
          <w:tcPr>
            <w:tcW w:w="1812" w:type="dxa"/>
          </w:tcPr>
          <w:p w14:paraId="35DC761B" w14:textId="15F4A969" w:rsidR="005E020A" w:rsidRPr="005C46BE" w:rsidRDefault="00A13BA6" w:rsidP="00AE01E5">
            <w:pPr>
              <w:rPr>
                <w:rFonts w:cstheme="minorHAnsi"/>
                <w:sz w:val="16"/>
                <w:szCs w:val="16"/>
                <w:lang w:val="en-US"/>
              </w:rPr>
            </w:pPr>
            <w:r w:rsidRPr="00A13BA6">
              <w:rPr>
                <w:rFonts w:cstheme="minorHAnsi"/>
                <w:sz w:val="16"/>
                <w:szCs w:val="16"/>
                <w:lang w:val="en-US"/>
              </w:rPr>
              <w:t xml:space="preserve">Degree (graduation/dropout), year (academic success per year), at-risk </w:t>
            </w:r>
            <w:r w:rsidRPr="00A13BA6">
              <w:rPr>
                <w:rFonts w:cstheme="minorHAnsi"/>
                <w:sz w:val="16"/>
                <w:szCs w:val="16"/>
                <w:lang w:val="en-US"/>
              </w:rPr>
              <w:lastRenderedPageBreak/>
              <w:t>students, attrition prediction.</w:t>
            </w:r>
          </w:p>
        </w:tc>
        <w:tc>
          <w:tcPr>
            <w:tcW w:w="1813" w:type="dxa"/>
          </w:tcPr>
          <w:p w14:paraId="65ABA9CC" w14:textId="21C7D676" w:rsidR="005E020A" w:rsidRPr="005C46BE" w:rsidRDefault="00A13BA6" w:rsidP="00AE01E5">
            <w:pPr>
              <w:rPr>
                <w:rFonts w:cstheme="minorHAnsi"/>
                <w:sz w:val="16"/>
                <w:szCs w:val="16"/>
                <w:lang w:val="en-US"/>
              </w:rPr>
            </w:pPr>
            <w:r w:rsidRPr="00A13BA6">
              <w:rPr>
                <w:rFonts w:cstheme="minorHAnsi"/>
                <w:sz w:val="16"/>
                <w:szCs w:val="16"/>
                <w:lang w:val="en-US"/>
              </w:rPr>
              <w:lastRenderedPageBreak/>
              <w:t>Supervised Learning (</w:t>
            </w:r>
            <w:r w:rsidR="005C5699">
              <w:rPr>
                <w:rFonts w:cstheme="minorHAnsi"/>
                <w:sz w:val="16"/>
                <w:szCs w:val="16"/>
                <w:lang w:val="en-US"/>
              </w:rPr>
              <w:t>DT, RF</w:t>
            </w:r>
            <w:r w:rsidRPr="00A13BA6">
              <w:rPr>
                <w:rFonts w:cstheme="minorHAnsi"/>
                <w:sz w:val="16"/>
                <w:szCs w:val="16"/>
                <w:lang w:val="en-US"/>
              </w:rPr>
              <w:t xml:space="preserve">, SVM, </w:t>
            </w:r>
            <w:r w:rsidR="005C5699">
              <w:rPr>
                <w:rFonts w:cstheme="minorHAnsi"/>
                <w:sz w:val="16"/>
                <w:szCs w:val="16"/>
                <w:lang w:val="en-US"/>
              </w:rPr>
              <w:t>NB</w:t>
            </w:r>
            <w:r w:rsidRPr="00A13BA6">
              <w:rPr>
                <w:rFonts w:cstheme="minorHAnsi"/>
                <w:sz w:val="16"/>
                <w:szCs w:val="16"/>
                <w:lang w:val="en-US"/>
              </w:rPr>
              <w:t xml:space="preserve">, ANN, </w:t>
            </w:r>
            <w:r w:rsidR="005C5699">
              <w:rPr>
                <w:rFonts w:cstheme="minorHAnsi"/>
                <w:sz w:val="16"/>
                <w:szCs w:val="16"/>
                <w:lang w:val="en-US"/>
              </w:rPr>
              <w:t>LGR</w:t>
            </w:r>
            <w:r w:rsidRPr="00A13BA6">
              <w:rPr>
                <w:rFonts w:cstheme="minorHAnsi"/>
                <w:sz w:val="16"/>
                <w:szCs w:val="16"/>
                <w:lang w:val="en-US"/>
              </w:rPr>
              <w:t xml:space="preserve">), Unsupervised Learning (Clustering, K-Means), </w:t>
            </w:r>
            <w:r w:rsidRPr="00A13BA6">
              <w:rPr>
                <w:rFonts w:cstheme="minorHAnsi"/>
                <w:sz w:val="16"/>
                <w:szCs w:val="16"/>
                <w:lang w:val="en-US"/>
              </w:rPr>
              <w:lastRenderedPageBreak/>
              <w:t>Reinforcement Learning (Q-Learning, SARSA).</w:t>
            </w:r>
          </w:p>
        </w:tc>
        <w:tc>
          <w:tcPr>
            <w:tcW w:w="1813" w:type="dxa"/>
          </w:tcPr>
          <w:p w14:paraId="059DD599" w14:textId="06F3202A" w:rsidR="005E020A" w:rsidRPr="005C46BE" w:rsidRDefault="00A13BA6" w:rsidP="00AE01E5">
            <w:pPr>
              <w:rPr>
                <w:rFonts w:cstheme="minorHAnsi"/>
                <w:sz w:val="16"/>
                <w:szCs w:val="16"/>
                <w:lang w:val="en-US"/>
              </w:rPr>
            </w:pPr>
            <w:r w:rsidRPr="00A13BA6">
              <w:rPr>
                <w:rFonts w:cstheme="minorHAnsi"/>
                <w:sz w:val="16"/>
                <w:szCs w:val="16"/>
                <w:lang w:val="en-US"/>
              </w:rPr>
              <w:lastRenderedPageBreak/>
              <w:t xml:space="preserve">RQ1: ML models used for predicting student performance and retention. RQ2: </w:t>
            </w:r>
            <w:r w:rsidRPr="00A13BA6">
              <w:rPr>
                <w:rFonts w:cstheme="minorHAnsi"/>
                <w:sz w:val="16"/>
                <w:szCs w:val="16"/>
                <w:lang w:val="en-US"/>
              </w:rPr>
              <w:lastRenderedPageBreak/>
              <w:t>Evaluation metrics applied. RQ3: Common datasets and features. RQ4: ML applications in at-risk student prediction. RQ5: Future research directions</w:t>
            </w:r>
            <w:r w:rsidR="00443D76">
              <w:rPr>
                <w:rFonts w:cstheme="minorHAnsi"/>
                <w:sz w:val="16"/>
                <w:szCs w:val="16"/>
                <w:lang w:val="en-US"/>
              </w:rPr>
              <w:t xml:space="preserve">; </w:t>
            </w:r>
            <w:r w:rsidR="00443D76" w:rsidRPr="00443D76">
              <w:rPr>
                <w:rFonts w:cstheme="minorHAnsi"/>
                <w:sz w:val="16"/>
                <w:szCs w:val="16"/>
                <w:lang w:val="en-US"/>
              </w:rPr>
              <w:t>Limited real-world implementation, lack of benchmark datasets, underutilization of clustering and reinforcement learning, ethical concerns in predictive analytics.</w:t>
            </w:r>
          </w:p>
        </w:tc>
      </w:tr>
      <w:tr w:rsidR="005E020A" w:rsidRPr="00EF381D" w14:paraId="15A92F93" w14:textId="77777777" w:rsidTr="005C46BE">
        <w:tc>
          <w:tcPr>
            <w:tcW w:w="1812" w:type="dxa"/>
          </w:tcPr>
          <w:p w14:paraId="315843AE" w14:textId="1CF5C87A" w:rsidR="00B71B88" w:rsidRPr="00B71B88" w:rsidRDefault="00B71B88" w:rsidP="00B71B88">
            <w:pPr>
              <w:rPr>
                <w:rFonts w:cstheme="minorHAnsi"/>
                <w:sz w:val="16"/>
                <w:szCs w:val="16"/>
                <w:lang w:val="en-US"/>
              </w:rPr>
            </w:pPr>
            <w:r>
              <w:rPr>
                <w:rFonts w:cstheme="minorHAnsi"/>
                <w:sz w:val="16"/>
                <w:szCs w:val="16"/>
                <w:lang w:val="en-US"/>
              </w:rPr>
              <w:lastRenderedPageBreak/>
              <w:fldChar w:fldCharType="begin"/>
            </w:r>
            <w:r w:rsidR="00101D21">
              <w:rPr>
                <w:rFonts w:cstheme="minorHAnsi"/>
                <w:sz w:val="16"/>
                <w:szCs w:val="16"/>
                <w:lang w:val="en-US"/>
              </w:rPr>
              <w:instrText xml:space="preserve"> ADDIN ZOTERO_ITEM CSL_CITATION {"citationID":"W0n8NzmQ","properties":{"formattedCitation":"(Namoun &amp; Alshanqiti, 2020)","plainCitation":"(Namoun &amp; Alshanqiti, 2020)","dontUpdate":true,"noteIndex":0},"citationItems":[{"id":997,"uris":["http://zotero.org/users/local/ZlhuMgGE/items/EMLWM2TM"],"itemData":{"id":997,"type":"article-journal","abstract":"The prediction of student academic performance has drawn considerable attention in education. However, although the learning outcomes are believed to improve learning and teaching, prognosticating the attainment of student outcomes remains underexplored. A decade of research work conducted between 2010 and November 2020 was surveyed to present a fundamental understanding of the intelligent techniques used for the prediction of student performance, where academic success is strictly measured using student learning outcomes. The electronic bibliographic databases searched include ACM, IEEE Xplore, Google Scholar, Science Direct, Scopus, Springer, and Web of Science. Eventually, we synthesized and analyzed a total of 62 relevant papers with a focus on three perspectives, (1) the forms in which the learning outcomes are predicted, (2) the predictive analytics models developed to forecast student learning, and (3) the dominant factors impacting student outcomes. The best practices for conducting systematic literature reviews, e.g., PICO and PRISMA, were applied to synthesize and report the main results. The attainment of learning outcomes was measured mainly as performance class standings (i.e., ranks) and achievement scores (i.e., grades). Regression and supervised machine learning models were frequently employed to classify student performance. Finally, student online learning activities, term assessment grades, and student academic emotions were the most evident predictors of learning outcomes. We conclude the survey by highlighting some major research challenges and suggesting a summary of significant recommendations to motivate future works in this field.","container-title":"Applied Sciences","DOI":"10.3390/app11010237","ISSN":"2076-3417","issue":"1","journalAbbreviation":"Applied Sciences","language":"en","license":"https://creativecommons.org/licenses/by/4.0/","page":"237","source":"DOI.org (Crossref)","title":"Predicting Student Performance Using Data Mining and Learning Analytics Techniques: A Systematic Literature Review","title-short":"Predicting Student Performance Using Data Mining and Learning Analytics Techniques","volume":"11","author":[{"family":"Namoun","given":"Abdallah"},{"family":"Alshanqiti","given":"Abdullah"}],"issued":{"date-parts":[["2020",12,29]]}}}],"schema":"https://github.com/citation-style-language/schema/raw/master/csl-citation.json"}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Namoun &amp; Alshanqiti, 2020</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Predicting Student Performance Using Data Mining and</w:t>
            </w:r>
          </w:p>
          <w:p w14:paraId="1B5BA7E4" w14:textId="0A348F60" w:rsidR="005E020A" w:rsidRPr="005C46BE" w:rsidRDefault="00B71B88" w:rsidP="00B71B88">
            <w:pPr>
              <w:rPr>
                <w:rFonts w:cstheme="minorHAnsi"/>
                <w:sz w:val="16"/>
                <w:szCs w:val="16"/>
                <w:lang w:val="en-US"/>
              </w:rPr>
            </w:pPr>
            <w:r w:rsidRPr="00B71B88">
              <w:rPr>
                <w:rFonts w:cstheme="minorHAnsi"/>
                <w:sz w:val="16"/>
                <w:szCs w:val="16"/>
                <w:lang w:val="en-US"/>
              </w:rPr>
              <w:t>Learning Analytics Techniques: A Systematic Literature Review</w:t>
            </w:r>
            <w:r>
              <w:rPr>
                <w:rFonts w:cstheme="minorHAnsi"/>
                <w:sz w:val="16"/>
                <w:szCs w:val="16"/>
                <w:lang w:val="en-US"/>
              </w:rPr>
              <w:t>, Applied Sciences</w:t>
            </w:r>
          </w:p>
        </w:tc>
        <w:tc>
          <w:tcPr>
            <w:tcW w:w="1812" w:type="dxa"/>
          </w:tcPr>
          <w:p w14:paraId="264494EB" w14:textId="016A00A6" w:rsidR="005E020A" w:rsidRPr="005C46BE" w:rsidRDefault="000B6ED2" w:rsidP="00AE01E5">
            <w:pPr>
              <w:rPr>
                <w:rFonts w:cstheme="minorHAnsi"/>
                <w:sz w:val="16"/>
                <w:szCs w:val="16"/>
                <w:lang w:val="en-US"/>
              </w:rPr>
            </w:pPr>
            <w:r>
              <w:rPr>
                <w:rFonts w:cstheme="minorHAnsi"/>
                <w:sz w:val="16"/>
                <w:szCs w:val="16"/>
                <w:lang w:val="en-US"/>
              </w:rPr>
              <w:t>SLR</w:t>
            </w:r>
            <w:r w:rsidR="00443D76" w:rsidRPr="00443D76">
              <w:rPr>
                <w:rFonts w:cstheme="minorHAnsi"/>
                <w:sz w:val="16"/>
                <w:szCs w:val="16"/>
                <w:lang w:val="en-US"/>
              </w:rPr>
              <w:t xml:space="preserve"> using PICO and PRISMA frameworks</w:t>
            </w:r>
            <w:r w:rsidR="00443D76">
              <w:rPr>
                <w:rFonts w:cstheme="minorHAnsi"/>
                <w:sz w:val="16"/>
                <w:szCs w:val="16"/>
                <w:lang w:val="en-US"/>
              </w:rPr>
              <w:t xml:space="preserve">; </w:t>
            </w:r>
            <w:r w:rsidR="00443D76" w:rsidRPr="00443D76">
              <w:rPr>
                <w:rFonts w:cstheme="minorHAnsi"/>
                <w:sz w:val="16"/>
                <w:szCs w:val="16"/>
                <w:lang w:val="en-US"/>
              </w:rPr>
              <w:t>62 studies (2010–2020).</w:t>
            </w:r>
          </w:p>
        </w:tc>
        <w:tc>
          <w:tcPr>
            <w:tcW w:w="1812" w:type="dxa"/>
          </w:tcPr>
          <w:p w14:paraId="3011D2F7" w14:textId="10B225E0" w:rsidR="005E020A" w:rsidRPr="005C46BE" w:rsidRDefault="00443D76" w:rsidP="00AE01E5">
            <w:pPr>
              <w:rPr>
                <w:rFonts w:cstheme="minorHAnsi"/>
                <w:sz w:val="16"/>
                <w:szCs w:val="16"/>
                <w:lang w:val="en-US"/>
              </w:rPr>
            </w:pPr>
            <w:r w:rsidRPr="00443D76">
              <w:rPr>
                <w:rFonts w:cstheme="minorHAnsi"/>
                <w:sz w:val="16"/>
                <w:szCs w:val="16"/>
                <w:lang w:val="en-US"/>
              </w:rPr>
              <w:t>Course (performance based on learning outcomes), program (graduation likelihood).</w:t>
            </w:r>
          </w:p>
        </w:tc>
        <w:tc>
          <w:tcPr>
            <w:tcW w:w="1813" w:type="dxa"/>
          </w:tcPr>
          <w:p w14:paraId="36D70E2B" w14:textId="11A004AF" w:rsidR="005E020A" w:rsidRPr="005C46BE" w:rsidRDefault="00443D76" w:rsidP="00AE01E5">
            <w:pPr>
              <w:rPr>
                <w:rFonts w:cstheme="minorHAnsi"/>
                <w:sz w:val="16"/>
                <w:szCs w:val="16"/>
                <w:lang w:val="en-US"/>
              </w:rPr>
            </w:pPr>
            <w:r w:rsidRPr="00443D76">
              <w:rPr>
                <w:rFonts w:cstheme="minorHAnsi"/>
                <w:sz w:val="16"/>
                <w:szCs w:val="16"/>
                <w:lang w:val="en-US"/>
              </w:rPr>
              <w:t>Regression models, Supervised Learning (</w:t>
            </w:r>
            <w:r w:rsidR="005C5699">
              <w:rPr>
                <w:rFonts w:cstheme="minorHAnsi"/>
                <w:sz w:val="16"/>
                <w:szCs w:val="16"/>
                <w:lang w:val="en-US"/>
              </w:rPr>
              <w:t>DT</w:t>
            </w:r>
            <w:r w:rsidRPr="00443D76">
              <w:rPr>
                <w:rFonts w:cstheme="minorHAnsi"/>
                <w:sz w:val="16"/>
                <w:szCs w:val="16"/>
                <w:lang w:val="en-US"/>
              </w:rPr>
              <w:t>, ANN, Naïve Bayes, SVM), Unsupervised Learning (Clustering), Hybrid Models.</w:t>
            </w:r>
          </w:p>
        </w:tc>
        <w:tc>
          <w:tcPr>
            <w:tcW w:w="1813" w:type="dxa"/>
          </w:tcPr>
          <w:p w14:paraId="53B39FEE" w14:textId="77777777" w:rsidR="005E020A" w:rsidRDefault="00443D76" w:rsidP="00AE01E5">
            <w:pPr>
              <w:rPr>
                <w:rFonts w:cstheme="minorHAnsi"/>
                <w:sz w:val="16"/>
                <w:szCs w:val="16"/>
                <w:lang w:val="en-US"/>
              </w:rPr>
            </w:pPr>
            <w:r w:rsidRPr="00443D76">
              <w:rPr>
                <w:rFonts w:cstheme="minorHAnsi"/>
                <w:sz w:val="16"/>
                <w:szCs w:val="16"/>
                <w:lang w:val="en-US"/>
              </w:rPr>
              <w:t>RQ1: How is academic performance measured using learning outcomes? RQ2: What intelligent models predict student performance? RQ3: What are the key predictors of academic performance?</w:t>
            </w:r>
          </w:p>
          <w:p w14:paraId="576DCF3A" w14:textId="77777777" w:rsidR="00443D76" w:rsidRDefault="00443D76" w:rsidP="00AE01E5">
            <w:pPr>
              <w:rPr>
                <w:rFonts w:cstheme="minorHAnsi"/>
                <w:sz w:val="16"/>
                <w:szCs w:val="16"/>
                <w:lang w:val="en-US"/>
              </w:rPr>
            </w:pPr>
            <w:r w:rsidRPr="00443D76">
              <w:rPr>
                <w:rFonts w:cstheme="minorHAnsi"/>
                <w:sz w:val="16"/>
                <w:szCs w:val="16"/>
                <w:lang w:val="en-US"/>
              </w:rPr>
              <w:tab/>
              <w:t>Student learning outcomes are strong indicators of academic success. Online learning activities, assessment data, and academic emotions are key predictors. Supervised ML models (Regression, DT, ANN) dominate.</w:t>
            </w:r>
          </w:p>
          <w:p w14:paraId="7347698D" w14:textId="5B9B5678" w:rsidR="00443D76" w:rsidRPr="005C46BE" w:rsidRDefault="00443D76" w:rsidP="00AE01E5">
            <w:pPr>
              <w:rPr>
                <w:rFonts w:cstheme="minorHAnsi"/>
                <w:sz w:val="16"/>
                <w:szCs w:val="16"/>
                <w:lang w:val="en-US"/>
              </w:rPr>
            </w:pPr>
            <w:r w:rsidRPr="00443D76">
              <w:rPr>
                <w:rFonts w:cstheme="minorHAnsi"/>
                <w:sz w:val="16"/>
                <w:szCs w:val="16"/>
                <w:lang w:val="en-US"/>
              </w:rPr>
              <w:t>Limited research on interventions for at-risk students, lack of standardized datasets, minimal use of clustering methods, challenges in real-world implementation.</w:t>
            </w:r>
          </w:p>
        </w:tc>
      </w:tr>
      <w:tr w:rsidR="005E020A" w:rsidRPr="00EF381D" w14:paraId="32480F98" w14:textId="77777777" w:rsidTr="005C46BE">
        <w:tc>
          <w:tcPr>
            <w:tcW w:w="1812" w:type="dxa"/>
          </w:tcPr>
          <w:p w14:paraId="1692DCDE" w14:textId="009E43CF" w:rsidR="005E020A" w:rsidRPr="005C46BE" w:rsidRDefault="00B71B88" w:rsidP="00AE01E5">
            <w:pPr>
              <w:rPr>
                <w:rFonts w:cstheme="minorHAnsi"/>
                <w:sz w:val="16"/>
                <w:szCs w:val="16"/>
                <w:lang w:val="en-US"/>
              </w:rPr>
            </w:pPr>
            <w:r>
              <w:rPr>
                <w:rFonts w:cstheme="minorHAnsi"/>
                <w:sz w:val="16"/>
                <w:szCs w:val="16"/>
                <w:lang w:val="en-US"/>
              </w:rPr>
              <w:fldChar w:fldCharType="begin"/>
            </w:r>
            <w:r w:rsidR="00101D21">
              <w:rPr>
                <w:rFonts w:cstheme="minorHAnsi"/>
                <w:sz w:val="16"/>
                <w:szCs w:val="16"/>
                <w:lang w:val="en-US"/>
              </w:rPr>
              <w:instrText xml:space="preserve"> ADDIN ZOTERO_ITEM CSL_CITATION {"citationID":"uYbRDILZ","properties":{"formattedCitation":"(Pekta\\uc0\\u351{}, 2023)","plainCitation":"(Pektaş, 2023)","dontUpdate":true,"noteIndex":0},"citationItems":[{"id":998,"uris":["http://zotero.org/users/local/ZlhuMgGE/items/Y6PDL5XE"],"itemData":{"id":998,"type":"paper-conference","container-title":"The 15th International Conference on Education Technology and Computers","DOI":"10.1145/3629296.3629368","event-place":"Barcelona Spain","event-title":"ICETC 2023: The 15th International Conference on Education Technology and Computers","ISBN":"9798400709111","language":"en","page":"451-455","publisher":"ACM","publisher-place":"Barcelona Spain","source":"DOI.org (Crossref)","title":"A Systematic Analysis of Machine Learning Studies in Education","URL":"https://dl.acm.org/doi/10.1145/3629296.3629368","author":[{"family":"Pektaş","given":"Şule Taşlı"}],"accessed":{"date-parts":[["2025",2,5]]},"issued":{"date-parts":[["2023",9,26]]}}}],"schema":"https://github.com/citation-style-language/schema/raw/master/csl-citation.json"} </w:instrText>
            </w:r>
            <w:r>
              <w:rPr>
                <w:rFonts w:cstheme="minorHAnsi"/>
                <w:sz w:val="16"/>
                <w:szCs w:val="16"/>
                <w:lang w:val="en-US"/>
              </w:rPr>
              <w:fldChar w:fldCharType="separate"/>
            </w:r>
            <w:r w:rsidRPr="00B71B88">
              <w:rPr>
                <w:rFonts w:ascii="Calibri" w:hAnsi="Calibri" w:cs="Calibri"/>
                <w:kern w:val="0"/>
                <w:sz w:val="16"/>
              </w:rPr>
              <w:t>Pektaş, 2023</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A Systematic Analysis of Machine Learning Studies in Education</w:t>
            </w:r>
            <w:r w:rsidRPr="00B71B88">
              <w:rPr>
                <w:rFonts w:cstheme="minorHAnsi"/>
                <w:sz w:val="16"/>
                <w:szCs w:val="16"/>
                <w:lang w:val="en-US"/>
              </w:rPr>
              <w:cr/>
            </w:r>
            <w:r>
              <w:rPr>
                <w:rFonts w:cstheme="minorHAnsi"/>
                <w:sz w:val="16"/>
                <w:szCs w:val="16"/>
                <w:lang w:val="en-US"/>
              </w:rPr>
              <w:t xml:space="preserve">, </w:t>
            </w:r>
            <w:r w:rsidRPr="00B71B88">
              <w:rPr>
                <w:rFonts w:cstheme="minorHAnsi"/>
                <w:sz w:val="16"/>
                <w:szCs w:val="16"/>
                <w:lang w:val="en-US"/>
              </w:rPr>
              <w:t>ICETC 2023: The 15th International Conference on Education Technology and Computers</w:t>
            </w:r>
          </w:p>
        </w:tc>
        <w:tc>
          <w:tcPr>
            <w:tcW w:w="1812" w:type="dxa"/>
          </w:tcPr>
          <w:p w14:paraId="1B2FE88C" w14:textId="1D854226" w:rsidR="005E020A" w:rsidRPr="005C46BE" w:rsidRDefault="001669AB" w:rsidP="00AE01E5">
            <w:pPr>
              <w:rPr>
                <w:rFonts w:cstheme="minorHAnsi"/>
                <w:sz w:val="16"/>
                <w:szCs w:val="16"/>
                <w:lang w:val="en-US"/>
              </w:rPr>
            </w:pPr>
            <w:r w:rsidRPr="001669AB">
              <w:rPr>
                <w:rFonts w:cstheme="minorHAnsi"/>
                <w:sz w:val="16"/>
                <w:szCs w:val="16"/>
                <w:lang w:val="en-US"/>
              </w:rPr>
              <w:t>Bibliometric analysis using keyword co-occurrence and network visualization. Data sourced from Web of Science</w:t>
            </w:r>
            <w:r w:rsidR="00E741DF">
              <w:rPr>
                <w:rFonts w:cstheme="minorHAnsi"/>
                <w:sz w:val="16"/>
                <w:szCs w:val="16"/>
                <w:lang w:val="en-US"/>
              </w:rPr>
              <w:t>; 628 studies</w:t>
            </w:r>
            <w:r w:rsidRPr="001669AB">
              <w:rPr>
                <w:rFonts w:cstheme="minorHAnsi"/>
                <w:sz w:val="16"/>
                <w:szCs w:val="16"/>
                <w:lang w:val="en-US"/>
              </w:rPr>
              <w:t xml:space="preserve"> (1979–2023)</w:t>
            </w:r>
          </w:p>
        </w:tc>
        <w:tc>
          <w:tcPr>
            <w:tcW w:w="1812" w:type="dxa"/>
          </w:tcPr>
          <w:p w14:paraId="17F909AB" w14:textId="05476A7F" w:rsidR="005E020A" w:rsidRPr="005C46BE" w:rsidRDefault="001669AB" w:rsidP="00AE01E5">
            <w:pPr>
              <w:rPr>
                <w:rFonts w:cstheme="minorHAnsi"/>
                <w:sz w:val="16"/>
                <w:szCs w:val="16"/>
                <w:lang w:val="en-US"/>
              </w:rPr>
            </w:pPr>
            <w:r w:rsidRPr="001669AB">
              <w:rPr>
                <w:rFonts w:cstheme="minorHAnsi"/>
                <w:sz w:val="16"/>
                <w:szCs w:val="16"/>
                <w:lang w:val="en-US"/>
              </w:rPr>
              <w:t>Profiling and prediction (dropout risk, academic performance, admissions). Assessment (automated grading, feedback). Distance learning success.</w:t>
            </w:r>
          </w:p>
        </w:tc>
        <w:tc>
          <w:tcPr>
            <w:tcW w:w="1813" w:type="dxa"/>
          </w:tcPr>
          <w:p w14:paraId="47F4B18C" w14:textId="6D0FDD3E" w:rsidR="005E020A" w:rsidRPr="005C46BE" w:rsidRDefault="001669AB" w:rsidP="00AE01E5">
            <w:pPr>
              <w:rPr>
                <w:rFonts w:cstheme="minorHAnsi"/>
                <w:sz w:val="16"/>
                <w:szCs w:val="16"/>
                <w:lang w:val="en-US"/>
              </w:rPr>
            </w:pPr>
            <w:r w:rsidRPr="001669AB">
              <w:rPr>
                <w:rFonts w:cstheme="minorHAnsi"/>
                <w:sz w:val="16"/>
                <w:szCs w:val="16"/>
                <w:lang w:val="en-US"/>
              </w:rPr>
              <w:t>Supervised Learning (</w:t>
            </w:r>
            <w:r w:rsidR="005C5699">
              <w:rPr>
                <w:rFonts w:cstheme="minorHAnsi"/>
                <w:sz w:val="16"/>
                <w:szCs w:val="16"/>
                <w:lang w:val="en-US"/>
              </w:rPr>
              <w:t>DT</w:t>
            </w:r>
            <w:r w:rsidRPr="001669AB">
              <w:rPr>
                <w:rFonts w:cstheme="minorHAnsi"/>
                <w:sz w:val="16"/>
                <w:szCs w:val="16"/>
                <w:lang w:val="en-US"/>
              </w:rPr>
              <w:t>, SVM, ANN), Unsupervised Learning (Clustering), NLP for text analysis.</w:t>
            </w:r>
          </w:p>
        </w:tc>
        <w:tc>
          <w:tcPr>
            <w:tcW w:w="1813" w:type="dxa"/>
          </w:tcPr>
          <w:p w14:paraId="22381F6E" w14:textId="77777777" w:rsidR="005E020A" w:rsidRDefault="001669AB" w:rsidP="00AE01E5">
            <w:pPr>
              <w:rPr>
                <w:rFonts w:cstheme="minorHAnsi"/>
                <w:sz w:val="16"/>
                <w:szCs w:val="16"/>
                <w:lang w:val="en-US"/>
              </w:rPr>
            </w:pPr>
            <w:r w:rsidRPr="001669AB">
              <w:rPr>
                <w:rFonts w:cstheme="minorHAnsi"/>
                <w:sz w:val="16"/>
                <w:szCs w:val="16"/>
                <w:lang w:val="en-US"/>
              </w:rPr>
              <w:t xml:space="preserve">RQ1: Trends in ML publications in education. RQ2: Key research themes in ML for education. RQ3: Gaps in current ML-based educational </w:t>
            </w:r>
            <w:proofErr w:type="gramStart"/>
            <w:r w:rsidRPr="001669AB">
              <w:rPr>
                <w:rFonts w:cstheme="minorHAnsi"/>
                <w:sz w:val="16"/>
                <w:szCs w:val="16"/>
                <w:lang w:val="en-US"/>
              </w:rPr>
              <w:t>research</w:t>
            </w:r>
            <w:r>
              <w:rPr>
                <w:rFonts w:cstheme="minorHAnsi"/>
                <w:sz w:val="16"/>
                <w:szCs w:val="16"/>
                <w:lang w:val="en-US"/>
              </w:rPr>
              <w:t>;</w:t>
            </w:r>
            <w:proofErr w:type="gramEnd"/>
          </w:p>
          <w:p w14:paraId="18B48643" w14:textId="77777777" w:rsidR="001669AB" w:rsidRDefault="001669AB" w:rsidP="00AE01E5">
            <w:pPr>
              <w:rPr>
                <w:rFonts w:cstheme="minorHAnsi"/>
                <w:sz w:val="16"/>
                <w:szCs w:val="16"/>
                <w:lang w:val="en-US"/>
              </w:rPr>
            </w:pPr>
            <w:r w:rsidRPr="001669AB">
              <w:rPr>
                <w:rFonts w:cstheme="minorHAnsi"/>
                <w:sz w:val="16"/>
                <w:szCs w:val="16"/>
                <w:lang w:val="en-US"/>
              </w:rPr>
              <w:t xml:space="preserve">ML is mainly used for profiling, assessment, intelligent tutoring systems, MOOCs, NLP applications, and distance learning prediction. Growth in publications since </w:t>
            </w:r>
            <w:proofErr w:type="gramStart"/>
            <w:r w:rsidRPr="001669AB">
              <w:rPr>
                <w:rFonts w:cstheme="minorHAnsi"/>
                <w:sz w:val="16"/>
                <w:szCs w:val="16"/>
                <w:lang w:val="en-US"/>
              </w:rPr>
              <w:t>2017</w:t>
            </w:r>
            <w:r>
              <w:rPr>
                <w:rFonts w:cstheme="minorHAnsi"/>
                <w:sz w:val="16"/>
                <w:szCs w:val="16"/>
                <w:lang w:val="en-US"/>
              </w:rPr>
              <w:t>;</w:t>
            </w:r>
            <w:proofErr w:type="gramEnd"/>
          </w:p>
          <w:p w14:paraId="114C2C31" w14:textId="0047AEE9" w:rsidR="001669AB" w:rsidRPr="005C46BE" w:rsidRDefault="001669AB" w:rsidP="00AE01E5">
            <w:pPr>
              <w:rPr>
                <w:rFonts w:cstheme="minorHAnsi"/>
                <w:sz w:val="16"/>
                <w:szCs w:val="16"/>
                <w:lang w:val="en-US"/>
              </w:rPr>
            </w:pPr>
            <w:r w:rsidRPr="001669AB">
              <w:rPr>
                <w:rFonts w:cstheme="minorHAnsi"/>
                <w:sz w:val="16"/>
                <w:szCs w:val="16"/>
                <w:lang w:val="en-US"/>
              </w:rPr>
              <w:t>Overemphasis on applications rather than ethical, pedagogical, and socio-cultural aspects. Limited theoretical frameworks guiding ML studies.</w:t>
            </w:r>
          </w:p>
        </w:tc>
      </w:tr>
      <w:tr w:rsidR="005E020A" w:rsidRPr="00EF381D" w14:paraId="54A7BF53" w14:textId="77777777" w:rsidTr="005C46BE">
        <w:tc>
          <w:tcPr>
            <w:tcW w:w="1812" w:type="dxa"/>
          </w:tcPr>
          <w:p w14:paraId="3878D0E3" w14:textId="456B231E" w:rsidR="00B71B88" w:rsidRPr="00B71B88" w:rsidRDefault="00B71B88" w:rsidP="00B71B88">
            <w:pPr>
              <w:rPr>
                <w:rFonts w:cstheme="minorHAnsi"/>
                <w:sz w:val="16"/>
                <w:szCs w:val="16"/>
                <w:lang w:val="en-US"/>
              </w:rPr>
            </w:pPr>
            <w:r>
              <w:rPr>
                <w:rFonts w:cstheme="minorHAnsi"/>
                <w:sz w:val="16"/>
                <w:szCs w:val="16"/>
                <w:lang w:val="en-US"/>
              </w:rPr>
              <w:fldChar w:fldCharType="begin"/>
            </w:r>
            <w:r w:rsidR="00101D21">
              <w:rPr>
                <w:rFonts w:cstheme="minorHAnsi"/>
                <w:sz w:val="16"/>
                <w:szCs w:val="16"/>
                <w:lang w:val="en-US"/>
              </w:rPr>
              <w:instrText xml:space="preserve"> ADDIN ZOTERO_ITEM CSL_CITATION {"citationID":"b5VP9lEx","properties":{"formattedCitation":"(Rahul &amp; Katarya, 2023)","plainCitation":"(Rahul &amp; Katarya, 2023)","dontUpdate":true,"noteIndex":0},"citationItems":[{"id":999,"uris":["http://zotero.org/users/local/ZlhuMgGE/items/RDLS9ZD5"],"itemData":{"id":999,"type":"article-journal","container-title":"Wireless Personal Communications","DOI":"10.1007/s11277-023-10838-x","ISSN":"0929-6212, 1572-834X","issue":"3","journalAbbreviation":"Wireless Pers Commun","language":"en","page":"1643-1674","source":"DOI.org (Crossref)","title":"A Systematic Review on Predicting the Performance of Students in Higher Education in Offline Mode Using Machine Learning Techniques","volume":"133","author":[{"literal":"Rahul"},{"family":"Katarya","given":"Rahul"}],"issued":{"date-parts":[["2023",12]]}}}],"schema":"https://github.com/citation-style-language/schema/raw/master/csl-citation.json"}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Rahul &amp; Katarya, 2023</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 xml:space="preserve">A Systematic Review on Predicting the Performance </w:t>
            </w:r>
          </w:p>
          <w:p w14:paraId="0DF26AEF" w14:textId="77777777" w:rsidR="00B71B88" w:rsidRPr="00B71B88" w:rsidRDefault="00B71B88" w:rsidP="00B71B88">
            <w:pPr>
              <w:rPr>
                <w:rFonts w:cstheme="minorHAnsi"/>
                <w:sz w:val="16"/>
                <w:szCs w:val="16"/>
                <w:lang w:val="en-US"/>
              </w:rPr>
            </w:pPr>
            <w:r w:rsidRPr="00B71B88">
              <w:rPr>
                <w:rFonts w:cstheme="minorHAnsi"/>
                <w:sz w:val="16"/>
                <w:szCs w:val="16"/>
                <w:lang w:val="en-US"/>
              </w:rPr>
              <w:lastRenderedPageBreak/>
              <w:t xml:space="preserve">of Students in Higher Education in </w:t>
            </w:r>
            <w:proofErr w:type="spellStart"/>
            <w:r w:rsidRPr="00B71B88">
              <w:rPr>
                <w:rFonts w:cstheme="minorHAnsi"/>
                <w:sz w:val="16"/>
                <w:szCs w:val="16"/>
                <w:lang w:val="en-US"/>
              </w:rPr>
              <w:t>Ofine</w:t>
            </w:r>
            <w:proofErr w:type="spellEnd"/>
            <w:r w:rsidRPr="00B71B88">
              <w:rPr>
                <w:rFonts w:cstheme="minorHAnsi"/>
                <w:sz w:val="16"/>
                <w:szCs w:val="16"/>
                <w:lang w:val="en-US"/>
              </w:rPr>
              <w:t xml:space="preserve"> Mode Using </w:t>
            </w:r>
          </w:p>
          <w:p w14:paraId="118B121D" w14:textId="785D7711" w:rsidR="005E020A" w:rsidRPr="005C46BE" w:rsidRDefault="00B71B88" w:rsidP="00B71B88">
            <w:pPr>
              <w:rPr>
                <w:rFonts w:cstheme="minorHAnsi"/>
                <w:sz w:val="16"/>
                <w:szCs w:val="16"/>
                <w:lang w:val="en-US"/>
              </w:rPr>
            </w:pPr>
            <w:r w:rsidRPr="00B71B88">
              <w:rPr>
                <w:rFonts w:cstheme="minorHAnsi"/>
                <w:sz w:val="16"/>
                <w:szCs w:val="16"/>
                <w:lang w:val="en-US"/>
              </w:rPr>
              <w:t>Machine Learning Techniques</w:t>
            </w:r>
            <w:r>
              <w:rPr>
                <w:rFonts w:cstheme="minorHAnsi"/>
                <w:sz w:val="16"/>
                <w:szCs w:val="16"/>
                <w:lang w:val="en-US"/>
              </w:rPr>
              <w:t xml:space="preserve">, </w:t>
            </w:r>
            <w:r w:rsidRPr="00B71B88">
              <w:rPr>
                <w:rFonts w:cstheme="minorHAnsi"/>
                <w:sz w:val="16"/>
                <w:szCs w:val="16"/>
                <w:lang w:val="en-US"/>
              </w:rPr>
              <w:t>Wireless Personal Communications</w:t>
            </w:r>
          </w:p>
        </w:tc>
        <w:tc>
          <w:tcPr>
            <w:tcW w:w="1812" w:type="dxa"/>
          </w:tcPr>
          <w:p w14:paraId="1F42987C" w14:textId="0E0784F6" w:rsidR="005E020A" w:rsidRPr="005C46BE" w:rsidRDefault="001669AB" w:rsidP="00AE01E5">
            <w:pPr>
              <w:rPr>
                <w:rFonts w:cstheme="minorHAnsi"/>
                <w:sz w:val="16"/>
                <w:szCs w:val="16"/>
                <w:lang w:val="en-US"/>
              </w:rPr>
            </w:pPr>
            <w:r w:rsidRPr="001669AB">
              <w:rPr>
                <w:rFonts w:cstheme="minorHAnsi"/>
                <w:sz w:val="16"/>
                <w:szCs w:val="16"/>
                <w:lang w:val="en-US"/>
              </w:rPr>
              <w:lastRenderedPageBreak/>
              <w:t>SLR on predicting student performance in offline education using ML techniques</w:t>
            </w:r>
            <w:r>
              <w:rPr>
                <w:rFonts w:cstheme="minorHAnsi"/>
                <w:sz w:val="16"/>
                <w:szCs w:val="16"/>
                <w:lang w:val="en-US"/>
              </w:rPr>
              <w:t xml:space="preserve">; </w:t>
            </w:r>
            <w:r w:rsidRPr="001669AB">
              <w:rPr>
                <w:rFonts w:cstheme="minorHAnsi"/>
                <w:sz w:val="16"/>
                <w:szCs w:val="16"/>
                <w:lang w:val="en-US"/>
              </w:rPr>
              <w:t>109 studies (2010–2020).</w:t>
            </w:r>
          </w:p>
        </w:tc>
        <w:tc>
          <w:tcPr>
            <w:tcW w:w="1812" w:type="dxa"/>
          </w:tcPr>
          <w:p w14:paraId="58E09E7E" w14:textId="58686440" w:rsidR="005E020A" w:rsidRPr="005C46BE" w:rsidRDefault="001669AB" w:rsidP="00AE01E5">
            <w:pPr>
              <w:rPr>
                <w:rFonts w:cstheme="minorHAnsi"/>
                <w:sz w:val="16"/>
                <w:szCs w:val="16"/>
                <w:lang w:val="en-US"/>
              </w:rPr>
            </w:pPr>
            <w:r w:rsidRPr="001669AB">
              <w:rPr>
                <w:rFonts w:cstheme="minorHAnsi"/>
                <w:sz w:val="16"/>
                <w:szCs w:val="16"/>
                <w:lang w:val="en-US"/>
              </w:rPr>
              <w:t>Degree (graduation likelihood), course (performance), year (academic success per year).</w:t>
            </w:r>
          </w:p>
        </w:tc>
        <w:tc>
          <w:tcPr>
            <w:tcW w:w="1813" w:type="dxa"/>
          </w:tcPr>
          <w:p w14:paraId="3C2D329F" w14:textId="69153327" w:rsidR="005E020A" w:rsidRPr="005C46BE" w:rsidRDefault="001669AB" w:rsidP="00AE01E5">
            <w:pPr>
              <w:rPr>
                <w:rFonts w:cstheme="minorHAnsi"/>
                <w:sz w:val="16"/>
                <w:szCs w:val="16"/>
                <w:lang w:val="en-US"/>
              </w:rPr>
            </w:pPr>
            <w:r w:rsidRPr="001669AB">
              <w:rPr>
                <w:rFonts w:cstheme="minorHAnsi"/>
                <w:sz w:val="16"/>
                <w:szCs w:val="16"/>
                <w:lang w:val="en-US"/>
              </w:rPr>
              <w:t>Supervised Learning (</w:t>
            </w:r>
            <w:r w:rsidR="005C5699">
              <w:rPr>
                <w:rFonts w:cstheme="minorHAnsi"/>
                <w:sz w:val="16"/>
                <w:szCs w:val="16"/>
                <w:lang w:val="en-US"/>
              </w:rPr>
              <w:t>DT</w:t>
            </w:r>
            <w:r w:rsidRPr="001669AB">
              <w:rPr>
                <w:rFonts w:cstheme="minorHAnsi"/>
                <w:sz w:val="16"/>
                <w:szCs w:val="16"/>
                <w:lang w:val="en-US"/>
              </w:rPr>
              <w:t xml:space="preserve">, SVM, ANN, </w:t>
            </w:r>
            <w:r w:rsidR="005C5699">
              <w:rPr>
                <w:rFonts w:cstheme="minorHAnsi"/>
                <w:sz w:val="16"/>
                <w:szCs w:val="16"/>
                <w:lang w:val="en-US"/>
              </w:rPr>
              <w:t>NB</w:t>
            </w:r>
            <w:r w:rsidRPr="001669AB">
              <w:rPr>
                <w:rFonts w:cstheme="minorHAnsi"/>
                <w:sz w:val="16"/>
                <w:szCs w:val="16"/>
                <w:lang w:val="en-US"/>
              </w:rPr>
              <w:t xml:space="preserve">, </w:t>
            </w:r>
            <w:r w:rsidR="005C5699">
              <w:rPr>
                <w:rFonts w:cstheme="minorHAnsi"/>
                <w:sz w:val="16"/>
                <w:szCs w:val="16"/>
                <w:lang w:val="en-US"/>
              </w:rPr>
              <w:t>LGR</w:t>
            </w:r>
            <w:r w:rsidRPr="001669AB">
              <w:rPr>
                <w:rFonts w:cstheme="minorHAnsi"/>
                <w:sz w:val="16"/>
                <w:szCs w:val="16"/>
                <w:lang w:val="en-US"/>
              </w:rPr>
              <w:t>), Unsupervised Learning (Clustering, K-Means), Hybrid Models.</w:t>
            </w:r>
          </w:p>
        </w:tc>
        <w:tc>
          <w:tcPr>
            <w:tcW w:w="1813" w:type="dxa"/>
          </w:tcPr>
          <w:p w14:paraId="04BA17EF" w14:textId="77777777" w:rsidR="005E020A" w:rsidRDefault="001669AB" w:rsidP="00AE01E5">
            <w:pPr>
              <w:rPr>
                <w:rFonts w:cstheme="minorHAnsi"/>
                <w:sz w:val="16"/>
                <w:szCs w:val="16"/>
                <w:lang w:val="en-US"/>
              </w:rPr>
            </w:pPr>
            <w:r w:rsidRPr="001669AB">
              <w:rPr>
                <w:rFonts w:cstheme="minorHAnsi"/>
                <w:sz w:val="16"/>
                <w:szCs w:val="16"/>
                <w:lang w:val="en-US"/>
              </w:rPr>
              <w:t xml:space="preserve">RQ1: Most used ML techniques for student performance prediction. RQ2: Datasets and features used. RQ3: Key </w:t>
            </w:r>
            <w:r w:rsidRPr="001669AB">
              <w:rPr>
                <w:rFonts w:cstheme="minorHAnsi"/>
                <w:sz w:val="16"/>
                <w:szCs w:val="16"/>
                <w:lang w:val="en-US"/>
              </w:rPr>
              <w:lastRenderedPageBreak/>
              <w:t xml:space="preserve">evaluation metrics. RQ4: Trends in ML applications for student </w:t>
            </w:r>
            <w:proofErr w:type="gramStart"/>
            <w:r w:rsidRPr="001669AB">
              <w:rPr>
                <w:rFonts w:cstheme="minorHAnsi"/>
                <w:sz w:val="16"/>
                <w:szCs w:val="16"/>
                <w:lang w:val="en-US"/>
              </w:rPr>
              <w:t>success</w:t>
            </w:r>
            <w:r>
              <w:rPr>
                <w:rFonts w:cstheme="minorHAnsi"/>
                <w:sz w:val="16"/>
                <w:szCs w:val="16"/>
                <w:lang w:val="en-US"/>
              </w:rPr>
              <w:t>;</w:t>
            </w:r>
            <w:proofErr w:type="gramEnd"/>
          </w:p>
          <w:p w14:paraId="20402AD5" w14:textId="77777777" w:rsidR="001669AB" w:rsidRDefault="001669AB" w:rsidP="00AE01E5">
            <w:pPr>
              <w:rPr>
                <w:rFonts w:cstheme="minorHAnsi"/>
                <w:sz w:val="16"/>
                <w:szCs w:val="16"/>
                <w:lang w:val="en-US"/>
              </w:rPr>
            </w:pPr>
            <w:r w:rsidRPr="001669AB">
              <w:rPr>
                <w:rFonts w:cstheme="minorHAnsi"/>
                <w:sz w:val="16"/>
                <w:szCs w:val="16"/>
                <w:lang w:val="en-US"/>
              </w:rPr>
              <w:t xml:space="preserve">Student performance is influenced by demographic, academic, and behavioral factors. Classification-based models (DT, RF, ANN) dominate. Accuracy, precision, and F1-score are commonly used </w:t>
            </w:r>
            <w:proofErr w:type="gramStart"/>
            <w:r w:rsidRPr="001669AB">
              <w:rPr>
                <w:rFonts w:cstheme="minorHAnsi"/>
                <w:sz w:val="16"/>
                <w:szCs w:val="16"/>
                <w:lang w:val="en-US"/>
              </w:rPr>
              <w:t>metrics</w:t>
            </w:r>
            <w:r>
              <w:rPr>
                <w:rFonts w:cstheme="minorHAnsi"/>
                <w:sz w:val="16"/>
                <w:szCs w:val="16"/>
                <w:lang w:val="en-US"/>
              </w:rPr>
              <w:t>;</w:t>
            </w:r>
            <w:proofErr w:type="gramEnd"/>
          </w:p>
          <w:p w14:paraId="2CFBD85A" w14:textId="1CFB0B93" w:rsidR="001669AB" w:rsidRPr="005C46BE" w:rsidRDefault="001669AB" w:rsidP="00AE01E5">
            <w:pPr>
              <w:rPr>
                <w:rFonts w:cstheme="minorHAnsi"/>
                <w:sz w:val="16"/>
                <w:szCs w:val="16"/>
                <w:lang w:val="en-US"/>
              </w:rPr>
            </w:pPr>
            <w:r w:rsidRPr="001669AB">
              <w:rPr>
                <w:rFonts w:cstheme="minorHAnsi"/>
                <w:sz w:val="16"/>
                <w:szCs w:val="16"/>
                <w:lang w:val="en-US"/>
              </w:rPr>
              <w:t>Lack of standardized datasets, generalizability issues, limited real-world implementation, underuse of clustering methods.</w:t>
            </w:r>
          </w:p>
        </w:tc>
      </w:tr>
      <w:tr w:rsidR="005E020A" w:rsidRPr="00EF381D" w14:paraId="27BE2459" w14:textId="77777777" w:rsidTr="005C46BE">
        <w:tc>
          <w:tcPr>
            <w:tcW w:w="1812" w:type="dxa"/>
          </w:tcPr>
          <w:p w14:paraId="2E66F609" w14:textId="5E62FDB0" w:rsidR="00B71B88" w:rsidRPr="00B71B88" w:rsidRDefault="00B71B88" w:rsidP="00B71B88">
            <w:pPr>
              <w:rPr>
                <w:rFonts w:cstheme="minorHAnsi"/>
                <w:sz w:val="16"/>
                <w:szCs w:val="16"/>
                <w:lang w:val="en-US"/>
              </w:rPr>
            </w:pPr>
            <w:r>
              <w:rPr>
                <w:rFonts w:cstheme="minorHAnsi"/>
                <w:sz w:val="16"/>
                <w:szCs w:val="16"/>
                <w:lang w:val="en-US"/>
              </w:rPr>
              <w:lastRenderedPageBreak/>
              <w:fldChar w:fldCharType="begin"/>
            </w:r>
            <w:r w:rsidR="00101D21">
              <w:rPr>
                <w:rFonts w:cstheme="minorHAnsi"/>
                <w:sz w:val="16"/>
                <w:szCs w:val="16"/>
                <w:lang w:val="en-US"/>
              </w:rPr>
              <w:instrText xml:space="preserve"> ADDIN ZOTERO_ITEM CSL_CITATION {"citationID":"9Y7oUugX","properties":{"formattedCitation":"(Sekeroglu et al., 2021)","plainCitation":"(Sekeroglu et al., 2021)","dontUpdate":true,"noteIndex":0},"citationItems":[{"id":1000,"uris":["http://zotero.org/users/local/ZlhuMgGE/items/NG5L3IYG"],"itemData":{"id":1000,"type":"article-journal","abstract":"Improving the quality, developing and implementing systems that can provide advantages to students, and predicting students’ success during the term, at the end of the term, or in the future are some of the primary aims of education. Due to its unique ability to create relationships and obtain accurate results, artificial intelligence and machine learning are tools used in this field to achieve the expected goals. However, the diversity of studies and the differences in their content create confusion and reduce their ability to pioneer future studies. In this study, we performed a systematic literature review of student performance prediction studies in three different databases between 2010 and 2020. The results are presented as percentages by categorizing them as either model, dataset, validation, evaluation, or aims. The common points and differences in the studies are determined, and critical gaps and possible remedies are presented. The results and identified gaps could be eliminated with standardized evaluation and validation strategies. It is determined that student performance prediction studies should be more frequently focused on deep learning models in the future. Finally, the problems that can be solved using a global dataset created by a global education information consortium, as well as its advantages, are presented.","container-title":"Applied Sciences","DOI":"10.3390/app112210907","ISSN":"2076-3417","issue":"22","journalAbbreviation":"Applied Sciences","language":"en","license":"https://creativecommons.org/licenses/by/4.0/","page":"10907","source":"DOI.org (Crossref)","title":"Systematic Literature Review on Machine Learning and Student Performance Prediction: Critical Gaps and Possible Remedies","title-short":"Systematic Literature Review on Machine Learning and Student Performance Prediction","volume":"11","author":[{"family":"Sekeroglu","given":"Boran"},{"family":"Abiyev","given":"Rahib"},{"family":"Ilhan","given":"Ahmet"},{"family":"Arslan","given":"Murat"},{"family":"Idoko","given":"John Bush"}],"issued":{"date-parts":[["2021",11,18]]}}}],"schema":"https://github.com/citation-style-language/schema/raw/master/csl-citation.json"}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Sekeroglu et al., 2021</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Systematic Literature Review on Machine Learning and Student</w:t>
            </w:r>
          </w:p>
          <w:p w14:paraId="4263A9B2" w14:textId="0E8FA5BF" w:rsidR="005E020A" w:rsidRPr="005C46BE" w:rsidRDefault="00B71B88" w:rsidP="00B71B88">
            <w:pPr>
              <w:rPr>
                <w:rFonts w:cstheme="minorHAnsi"/>
                <w:sz w:val="16"/>
                <w:szCs w:val="16"/>
                <w:lang w:val="en-US"/>
              </w:rPr>
            </w:pPr>
            <w:r w:rsidRPr="00B71B88">
              <w:rPr>
                <w:rFonts w:cstheme="minorHAnsi"/>
                <w:sz w:val="16"/>
                <w:szCs w:val="16"/>
                <w:lang w:val="en-US"/>
              </w:rPr>
              <w:t>Performance Prediction: Critical Gaps and Possible Remedies</w:t>
            </w:r>
            <w:r>
              <w:rPr>
                <w:rFonts w:cstheme="minorHAnsi"/>
                <w:sz w:val="16"/>
                <w:szCs w:val="16"/>
                <w:lang w:val="en-US"/>
              </w:rPr>
              <w:t>, Applied Sciences</w:t>
            </w:r>
          </w:p>
        </w:tc>
        <w:tc>
          <w:tcPr>
            <w:tcW w:w="1812" w:type="dxa"/>
          </w:tcPr>
          <w:p w14:paraId="0471E3A4" w14:textId="0BCBA22B" w:rsidR="005E020A" w:rsidRPr="005C46BE" w:rsidRDefault="001669AB" w:rsidP="00AE01E5">
            <w:pPr>
              <w:rPr>
                <w:rFonts w:cstheme="minorHAnsi"/>
                <w:sz w:val="16"/>
                <w:szCs w:val="16"/>
                <w:lang w:val="en-US"/>
              </w:rPr>
            </w:pPr>
            <w:r w:rsidRPr="001669AB">
              <w:rPr>
                <w:rFonts w:cstheme="minorHAnsi"/>
                <w:sz w:val="16"/>
                <w:szCs w:val="16"/>
                <w:lang w:val="en-US"/>
              </w:rPr>
              <w:t>SLR using PRISMA framework</w:t>
            </w:r>
            <w:r>
              <w:rPr>
                <w:rFonts w:cstheme="minorHAnsi"/>
                <w:sz w:val="16"/>
                <w:szCs w:val="16"/>
                <w:lang w:val="en-US"/>
              </w:rPr>
              <w:t xml:space="preserve">; </w:t>
            </w:r>
            <w:r w:rsidRPr="001669AB">
              <w:rPr>
                <w:rFonts w:cstheme="minorHAnsi"/>
                <w:sz w:val="16"/>
                <w:szCs w:val="16"/>
                <w:lang w:val="en-US"/>
              </w:rPr>
              <w:t>176 studies (2010–2020).</w:t>
            </w:r>
          </w:p>
        </w:tc>
        <w:tc>
          <w:tcPr>
            <w:tcW w:w="1812" w:type="dxa"/>
          </w:tcPr>
          <w:p w14:paraId="2036B31E" w14:textId="45748725" w:rsidR="005E020A" w:rsidRPr="005C46BE" w:rsidRDefault="001669AB" w:rsidP="00AE01E5">
            <w:pPr>
              <w:rPr>
                <w:rFonts w:cstheme="minorHAnsi"/>
                <w:sz w:val="16"/>
                <w:szCs w:val="16"/>
                <w:lang w:val="en-US"/>
              </w:rPr>
            </w:pPr>
            <w:r w:rsidRPr="001669AB">
              <w:rPr>
                <w:rFonts w:cstheme="minorHAnsi"/>
                <w:sz w:val="16"/>
                <w:szCs w:val="16"/>
                <w:lang w:val="en-US"/>
              </w:rPr>
              <w:t>Degree (graduation/dropout), course (performance), year (academic progression), at-risk students.</w:t>
            </w:r>
          </w:p>
        </w:tc>
        <w:tc>
          <w:tcPr>
            <w:tcW w:w="1813" w:type="dxa"/>
          </w:tcPr>
          <w:p w14:paraId="6D8243A3" w14:textId="5833919F" w:rsidR="005E020A" w:rsidRPr="005C46BE" w:rsidRDefault="001669AB" w:rsidP="00AE01E5">
            <w:pPr>
              <w:rPr>
                <w:rFonts w:cstheme="minorHAnsi"/>
                <w:sz w:val="16"/>
                <w:szCs w:val="16"/>
                <w:lang w:val="en-US"/>
              </w:rPr>
            </w:pPr>
            <w:r w:rsidRPr="001669AB">
              <w:rPr>
                <w:rFonts w:cstheme="minorHAnsi"/>
                <w:sz w:val="16"/>
                <w:szCs w:val="16"/>
                <w:lang w:val="en-US"/>
              </w:rPr>
              <w:t>Supervised Learning (</w:t>
            </w:r>
            <w:r w:rsidR="005C5699">
              <w:rPr>
                <w:rFonts w:cstheme="minorHAnsi"/>
                <w:sz w:val="16"/>
                <w:szCs w:val="16"/>
                <w:lang w:val="en-US"/>
              </w:rPr>
              <w:t>DT, RF</w:t>
            </w:r>
            <w:r w:rsidRPr="001669AB">
              <w:rPr>
                <w:rFonts w:cstheme="minorHAnsi"/>
                <w:sz w:val="16"/>
                <w:szCs w:val="16"/>
                <w:lang w:val="en-US"/>
              </w:rPr>
              <w:t xml:space="preserve">, SVM, ANN, </w:t>
            </w:r>
            <w:r w:rsidR="005C5699">
              <w:rPr>
                <w:rFonts w:cstheme="minorHAnsi"/>
                <w:sz w:val="16"/>
                <w:szCs w:val="16"/>
                <w:lang w:val="en-US"/>
              </w:rPr>
              <w:t>LGR</w:t>
            </w:r>
            <w:r w:rsidRPr="001669AB">
              <w:rPr>
                <w:rFonts w:cstheme="minorHAnsi"/>
                <w:sz w:val="16"/>
                <w:szCs w:val="16"/>
                <w:lang w:val="en-US"/>
              </w:rPr>
              <w:t>), Unsupervised Learning (Clustering), Deep Learning (DNN, RNN), Hybrid Models.</w:t>
            </w:r>
          </w:p>
        </w:tc>
        <w:tc>
          <w:tcPr>
            <w:tcW w:w="1813" w:type="dxa"/>
          </w:tcPr>
          <w:p w14:paraId="5EC2B129" w14:textId="77777777" w:rsidR="005E020A" w:rsidRDefault="001669AB" w:rsidP="00235C3C">
            <w:pPr>
              <w:keepNext/>
              <w:rPr>
                <w:rFonts w:cstheme="minorHAnsi"/>
                <w:sz w:val="16"/>
                <w:szCs w:val="16"/>
                <w:lang w:val="en-US"/>
              </w:rPr>
            </w:pPr>
            <w:r w:rsidRPr="001669AB">
              <w:rPr>
                <w:rFonts w:cstheme="minorHAnsi"/>
                <w:sz w:val="16"/>
                <w:szCs w:val="16"/>
                <w:lang w:val="en-US"/>
              </w:rPr>
              <w:t xml:space="preserve">RQ1: ML models used in student performance prediction. RQ2: </w:t>
            </w:r>
            <w:proofErr w:type="gramStart"/>
            <w:r w:rsidRPr="001669AB">
              <w:rPr>
                <w:rFonts w:cstheme="minorHAnsi"/>
                <w:sz w:val="16"/>
                <w:szCs w:val="16"/>
                <w:lang w:val="en-US"/>
              </w:rPr>
              <w:t>Evaluation</w:t>
            </w:r>
            <w:proofErr w:type="gramEnd"/>
            <w:r w:rsidRPr="001669AB">
              <w:rPr>
                <w:rFonts w:cstheme="minorHAnsi"/>
                <w:sz w:val="16"/>
                <w:szCs w:val="16"/>
                <w:lang w:val="en-US"/>
              </w:rPr>
              <w:t xml:space="preserve"> metrics and validation strategies. RQ3: Datasets and features used. RQ4: Standardization challenges in ML applications for </w:t>
            </w:r>
            <w:proofErr w:type="gramStart"/>
            <w:r w:rsidRPr="001669AB">
              <w:rPr>
                <w:rFonts w:cstheme="minorHAnsi"/>
                <w:sz w:val="16"/>
                <w:szCs w:val="16"/>
                <w:lang w:val="en-US"/>
              </w:rPr>
              <w:t>education</w:t>
            </w:r>
            <w:r>
              <w:rPr>
                <w:rFonts w:cstheme="minorHAnsi"/>
                <w:sz w:val="16"/>
                <w:szCs w:val="16"/>
                <w:lang w:val="en-US"/>
              </w:rPr>
              <w:t>;</w:t>
            </w:r>
            <w:proofErr w:type="gramEnd"/>
          </w:p>
          <w:p w14:paraId="62FAECEF" w14:textId="77777777" w:rsidR="001669AB" w:rsidRDefault="001669AB" w:rsidP="00235C3C">
            <w:pPr>
              <w:keepNext/>
              <w:rPr>
                <w:rFonts w:cstheme="minorHAnsi"/>
                <w:sz w:val="16"/>
                <w:szCs w:val="16"/>
                <w:lang w:val="en-US"/>
              </w:rPr>
            </w:pPr>
            <w:r w:rsidRPr="001669AB">
              <w:rPr>
                <w:rFonts w:cstheme="minorHAnsi"/>
                <w:sz w:val="16"/>
                <w:szCs w:val="16"/>
                <w:lang w:val="en-US"/>
              </w:rPr>
              <w:t xml:space="preserve">Supervised models dominate; ANN, SVM, and RF widely used. Online learning data improves prediction. Accuracy, F1-score, and ROC AUC are key evaluation metrics. Cross-validation is preferred for </w:t>
            </w:r>
            <w:proofErr w:type="gramStart"/>
            <w:r w:rsidRPr="001669AB">
              <w:rPr>
                <w:rFonts w:cstheme="minorHAnsi"/>
                <w:sz w:val="16"/>
                <w:szCs w:val="16"/>
                <w:lang w:val="en-US"/>
              </w:rPr>
              <w:t>validation</w:t>
            </w:r>
            <w:r>
              <w:rPr>
                <w:rFonts w:cstheme="minorHAnsi"/>
                <w:sz w:val="16"/>
                <w:szCs w:val="16"/>
                <w:lang w:val="en-US"/>
              </w:rPr>
              <w:t>;</w:t>
            </w:r>
            <w:proofErr w:type="gramEnd"/>
          </w:p>
          <w:p w14:paraId="3969B7D4" w14:textId="1E9D6DA2" w:rsidR="001669AB" w:rsidRPr="005C46BE" w:rsidRDefault="001669AB" w:rsidP="00235C3C">
            <w:pPr>
              <w:keepNext/>
              <w:rPr>
                <w:rFonts w:cstheme="minorHAnsi"/>
                <w:sz w:val="16"/>
                <w:szCs w:val="16"/>
                <w:lang w:val="en-US"/>
              </w:rPr>
            </w:pPr>
            <w:r w:rsidRPr="001669AB">
              <w:rPr>
                <w:rFonts w:cstheme="minorHAnsi"/>
                <w:sz w:val="16"/>
                <w:szCs w:val="16"/>
                <w:lang w:val="en-US"/>
              </w:rPr>
              <w:t>Lack of standardized datasets, generalizability issues, limited real-world applications, underuse of clustering methods, and ethical concerns in predictive analytics.</w:t>
            </w:r>
          </w:p>
        </w:tc>
      </w:tr>
      <w:tr w:rsidR="00101D21" w:rsidRPr="00EF381D" w14:paraId="6E201CDE" w14:textId="77777777" w:rsidTr="005C46BE">
        <w:tc>
          <w:tcPr>
            <w:tcW w:w="1812" w:type="dxa"/>
          </w:tcPr>
          <w:p w14:paraId="245AF7C2" w14:textId="277F50D5" w:rsidR="00101D21" w:rsidRDefault="00101D21" w:rsidP="00101D21">
            <w:pPr>
              <w:rPr>
                <w:rFonts w:cstheme="minorHAnsi"/>
                <w:sz w:val="16"/>
                <w:szCs w:val="16"/>
                <w:lang w:val="en-US"/>
              </w:rPr>
            </w:pPr>
            <w:r w:rsidRPr="00CD34C1">
              <w:rPr>
                <w:rFonts w:cstheme="minorHAnsi"/>
                <w:sz w:val="16"/>
                <w:szCs w:val="16"/>
                <w:highlight w:val="red"/>
                <w:lang w:val="en-US"/>
              </w:rPr>
              <w:t xml:space="preserve">Od </w:t>
            </w:r>
            <w:proofErr w:type="spellStart"/>
            <w:r w:rsidRPr="00CD34C1">
              <w:rPr>
                <w:rFonts w:cstheme="minorHAnsi"/>
                <w:sz w:val="16"/>
                <w:szCs w:val="16"/>
                <w:highlight w:val="red"/>
                <w:lang w:val="en-US"/>
              </w:rPr>
              <w:t>tu</w:t>
            </w:r>
            <w:proofErr w:type="spellEnd"/>
            <w:r w:rsidRPr="00CD34C1">
              <w:rPr>
                <w:rFonts w:cstheme="minorHAnsi"/>
                <w:sz w:val="16"/>
                <w:szCs w:val="16"/>
                <w:highlight w:val="red"/>
                <w:lang w:val="en-US"/>
              </w:rPr>
              <w:t xml:space="preserve"> dol so </w:t>
            </w:r>
            <w:proofErr w:type="spellStart"/>
            <w:r w:rsidRPr="00CD34C1">
              <w:rPr>
                <w:rFonts w:cstheme="minorHAnsi"/>
                <w:sz w:val="16"/>
                <w:szCs w:val="16"/>
                <w:highlight w:val="red"/>
                <w:lang w:val="en-US"/>
              </w:rPr>
              <w:t>taylor</w:t>
            </w:r>
            <w:proofErr w:type="spellEnd"/>
            <w:r w:rsidRPr="00CD34C1">
              <w:rPr>
                <w:rFonts w:cstheme="minorHAnsi"/>
                <w:sz w:val="16"/>
                <w:szCs w:val="16"/>
                <w:highlight w:val="red"/>
                <w:lang w:val="en-US"/>
              </w:rPr>
              <w:t xml:space="preserve"> </w:t>
            </w:r>
            <w:proofErr w:type="spellStart"/>
            <w:r w:rsidRPr="00CD34C1">
              <w:rPr>
                <w:rFonts w:cstheme="minorHAnsi"/>
                <w:sz w:val="16"/>
                <w:szCs w:val="16"/>
                <w:highlight w:val="red"/>
                <w:lang w:val="en-US"/>
              </w:rPr>
              <w:t>francis</w:t>
            </w:r>
            <w:proofErr w:type="spellEnd"/>
          </w:p>
        </w:tc>
        <w:tc>
          <w:tcPr>
            <w:tcW w:w="1812" w:type="dxa"/>
          </w:tcPr>
          <w:p w14:paraId="50DF9EFF" w14:textId="77777777" w:rsidR="00101D21" w:rsidRPr="00101D21" w:rsidRDefault="00101D21" w:rsidP="00AE01E5">
            <w:pPr>
              <w:rPr>
                <w:rFonts w:cstheme="minorHAnsi"/>
                <w:sz w:val="16"/>
                <w:szCs w:val="16"/>
                <w:lang w:val="en-US"/>
              </w:rPr>
            </w:pPr>
          </w:p>
        </w:tc>
        <w:tc>
          <w:tcPr>
            <w:tcW w:w="1812" w:type="dxa"/>
          </w:tcPr>
          <w:p w14:paraId="2DE38E74" w14:textId="77777777" w:rsidR="00101D21" w:rsidRPr="00101D21" w:rsidRDefault="00101D21" w:rsidP="00AE01E5">
            <w:pPr>
              <w:rPr>
                <w:rFonts w:cstheme="minorHAnsi"/>
                <w:sz w:val="16"/>
                <w:szCs w:val="16"/>
                <w:lang w:val="en-US"/>
              </w:rPr>
            </w:pPr>
          </w:p>
        </w:tc>
        <w:tc>
          <w:tcPr>
            <w:tcW w:w="1813" w:type="dxa"/>
          </w:tcPr>
          <w:p w14:paraId="0DDCCE9C" w14:textId="77777777" w:rsidR="00101D21" w:rsidRPr="00101D21" w:rsidRDefault="00101D21" w:rsidP="00AE01E5">
            <w:pPr>
              <w:rPr>
                <w:rFonts w:cstheme="minorHAnsi"/>
                <w:sz w:val="16"/>
                <w:szCs w:val="16"/>
                <w:lang w:val="en-US"/>
              </w:rPr>
            </w:pPr>
          </w:p>
        </w:tc>
        <w:tc>
          <w:tcPr>
            <w:tcW w:w="1813" w:type="dxa"/>
          </w:tcPr>
          <w:p w14:paraId="6AEF01AC" w14:textId="77777777" w:rsidR="00101D21" w:rsidRPr="00101D21" w:rsidRDefault="00101D21" w:rsidP="00235C3C">
            <w:pPr>
              <w:keepNext/>
              <w:rPr>
                <w:rFonts w:cstheme="minorHAnsi"/>
                <w:sz w:val="16"/>
                <w:szCs w:val="16"/>
                <w:lang w:val="en-US"/>
              </w:rPr>
            </w:pPr>
          </w:p>
        </w:tc>
      </w:tr>
      <w:tr w:rsidR="00101D21" w:rsidRPr="00EF381D" w14:paraId="7B9282A3" w14:textId="77777777" w:rsidTr="005C46BE">
        <w:tc>
          <w:tcPr>
            <w:tcW w:w="1812" w:type="dxa"/>
          </w:tcPr>
          <w:p w14:paraId="2480E395" w14:textId="10C5FABA" w:rsidR="00101D21" w:rsidRPr="00101D21" w:rsidRDefault="00101D21" w:rsidP="00101D21">
            <w:pPr>
              <w:rPr>
                <w:rFonts w:cstheme="minorHAnsi"/>
                <w:sz w:val="16"/>
                <w:szCs w:val="16"/>
                <w:lang w:val="en-US"/>
              </w:rPr>
            </w:pPr>
            <w:r>
              <w:rPr>
                <w:rFonts w:cstheme="minorHAnsi"/>
                <w:sz w:val="16"/>
                <w:szCs w:val="16"/>
                <w:lang w:val="en-US"/>
              </w:rPr>
              <w:fldChar w:fldCharType="begin"/>
            </w:r>
            <w:r w:rsidR="006C20C8">
              <w:rPr>
                <w:rFonts w:cstheme="minorHAnsi"/>
                <w:sz w:val="16"/>
                <w:szCs w:val="16"/>
                <w:lang w:val="en-US"/>
              </w:rPr>
              <w:instrText xml:space="preserve"> ADDIN ZOTERO_ITEM CSL_CITATION {"citationID":"o2z2YHkQ","properties":{"formattedCitation":"(J. Chen et al., 2022)","plainCitation":"(J. Chen et al., 2022)","dontUpdate":true,"noteIndex":0},"citationItems":[{"id":1001,"uris":["http://zotero.org/users/local/ZlhuMgGE/items/Q85AC3FV"],"itemData":{"id":1001,"type":"article-journal","container-title":"Interactive Learning Environments","DOI":"10.1080/10494820.2022.2124425","ISSN":"1049-4820, 1744-5191","journalAbbreviation":"Interactive Learning Environments","language":"en","page":"1-14","source":"DOI.org (Crossref)","title":"A systematic review for MOOC dropout prediction from the perspective of machine learning","author":[{"family":"Chen","given":"Jing"},{"family":"Fang","given":"Bei"},{"family":"Zhang","given":"Hao"},{"family":"Xue","given":"Xia"}],"issued":{"date-parts":[["2022",9,23]]}}}],"schema":"https://github.com/citation-style-language/schema/raw/master/csl-citation.json"} </w:instrText>
            </w:r>
            <w:r>
              <w:rPr>
                <w:rFonts w:cstheme="minorHAnsi"/>
                <w:sz w:val="16"/>
                <w:szCs w:val="16"/>
                <w:lang w:val="en-US"/>
              </w:rPr>
              <w:fldChar w:fldCharType="separate"/>
            </w:r>
            <w:r w:rsidRPr="00101D21">
              <w:rPr>
                <w:rFonts w:ascii="Calibri" w:hAnsi="Calibri" w:cs="Calibri"/>
                <w:sz w:val="16"/>
              </w:rPr>
              <w:t>J. Chen et al., 2022</w:t>
            </w:r>
            <w:r>
              <w:rPr>
                <w:rFonts w:cstheme="minorHAnsi"/>
                <w:sz w:val="16"/>
                <w:szCs w:val="16"/>
                <w:lang w:val="en-US"/>
              </w:rPr>
              <w:fldChar w:fldCharType="end"/>
            </w:r>
            <w:r>
              <w:rPr>
                <w:rFonts w:cstheme="minorHAnsi"/>
                <w:sz w:val="16"/>
                <w:szCs w:val="16"/>
                <w:lang w:val="en-US"/>
              </w:rPr>
              <w:t xml:space="preserve">; </w:t>
            </w:r>
            <w:r w:rsidRPr="00101D21">
              <w:rPr>
                <w:rFonts w:cstheme="minorHAnsi"/>
                <w:sz w:val="16"/>
                <w:szCs w:val="16"/>
                <w:lang w:val="en-US"/>
              </w:rPr>
              <w:t>A systematic review for MOOC dropout prediction from</w:t>
            </w:r>
          </w:p>
          <w:p w14:paraId="0C8B2392" w14:textId="7FA78CD6" w:rsidR="00101D21" w:rsidRDefault="00101D21" w:rsidP="00101D21">
            <w:pPr>
              <w:rPr>
                <w:rFonts w:cstheme="minorHAnsi"/>
                <w:sz w:val="16"/>
                <w:szCs w:val="16"/>
                <w:lang w:val="en-US"/>
              </w:rPr>
            </w:pPr>
            <w:proofErr w:type="gramStart"/>
            <w:r w:rsidRPr="00101D21">
              <w:rPr>
                <w:rFonts w:cstheme="minorHAnsi"/>
                <w:sz w:val="16"/>
                <w:szCs w:val="16"/>
                <w:lang w:val="en-US"/>
              </w:rPr>
              <w:t>the</w:t>
            </w:r>
            <w:proofErr w:type="gramEnd"/>
            <w:r w:rsidRPr="00101D21">
              <w:rPr>
                <w:rFonts w:cstheme="minorHAnsi"/>
                <w:sz w:val="16"/>
                <w:szCs w:val="16"/>
                <w:lang w:val="en-US"/>
              </w:rPr>
              <w:t xml:space="preserve"> perspective of machine learning</w:t>
            </w:r>
            <w:r>
              <w:rPr>
                <w:rFonts w:cstheme="minorHAnsi"/>
                <w:sz w:val="16"/>
                <w:szCs w:val="16"/>
                <w:lang w:val="en-US"/>
              </w:rPr>
              <w:t xml:space="preserve"> </w:t>
            </w:r>
            <w:r w:rsidRPr="00101D21">
              <w:rPr>
                <w:rFonts w:cstheme="minorHAnsi"/>
                <w:sz w:val="16"/>
                <w:szCs w:val="16"/>
                <w:lang w:val="en-US"/>
              </w:rPr>
              <w:t>Interactive Learning Environments</w:t>
            </w:r>
          </w:p>
        </w:tc>
        <w:tc>
          <w:tcPr>
            <w:tcW w:w="1812" w:type="dxa"/>
          </w:tcPr>
          <w:p w14:paraId="50E03FFA" w14:textId="79E405F7" w:rsidR="00101D21" w:rsidRPr="001669AB" w:rsidRDefault="00101D21" w:rsidP="00AE01E5">
            <w:pPr>
              <w:rPr>
                <w:rFonts w:cstheme="minorHAnsi"/>
                <w:sz w:val="16"/>
                <w:szCs w:val="16"/>
                <w:lang w:val="en-US"/>
              </w:rPr>
            </w:pPr>
            <w:r w:rsidRPr="00101D21">
              <w:rPr>
                <w:rFonts w:cstheme="minorHAnsi"/>
                <w:sz w:val="16"/>
                <w:szCs w:val="16"/>
                <w:lang w:val="en-US"/>
              </w:rPr>
              <w:t>SLR using the PRISMA protocol</w:t>
            </w:r>
            <w:r>
              <w:rPr>
                <w:rFonts w:cstheme="minorHAnsi"/>
                <w:sz w:val="16"/>
                <w:szCs w:val="16"/>
                <w:lang w:val="en-US"/>
              </w:rPr>
              <w:t xml:space="preserve">; </w:t>
            </w:r>
            <w:r w:rsidRPr="00101D21">
              <w:rPr>
                <w:rFonts w:cstheme="minorHAnsi"/>
                <w:sz w:val="16"/>
                <w:szCs w:val="16"/>
                <w:lang w:val="en-US"/>
              </w:rPr>
              <w:t>78 studies (2012–2022).</w:t>
            </w:r>
          </w:p>
        </w:tc>
        <w:tc>
          <w:tcPr>
            <w:tcW w:w="1812" w:type="dxa"/>
          </w:tcPr>
          <w:p w14:paraId="46032C8B" w14:textId="1F97C26B" w:rsidR="00101D21" w:rsidRPr="001669AB" w:rsidRDefault="00101D21" w:rsidP="00AE01E5">
            <w:pPr>
              <w:rPr>
                <w:rFonts w:cstheme="minorHAnsi"/>
                <w:sz w:val="16"/>
                <w:szCs w:val="16"/>
                <w:lang w:val="en-US"/>
              </w:rPr>
            </w:pPr>
            <w:r w:rsidRPr="00101D21">
              <w:rPr>
                <w:rFonts w:cstheme="minorHAnsi"/>
                <w:sz w:val="16"/>
                <w:szCs w:val="16"/>
                <w:lang w:val="en-US"/>
              </w:rPr>
              <w:t>MOOC dropout prediction at the course level.</w:t>
            </w:r>
          </w:p>
        </w:tc>
        <w:tc>
          <w:tcPr>
            <w:tcW w:w="1813" w:type="dxa"/>
          </w:tcPr>
          <w:p w14:paraId="02D0985B" w14:textId="3BC14DD1" w:rsidR="00101D21" w:rsidRPr="001669AB" w:rsidRDefault="00101D21" w:rsidP="00AE01E5">
            <w:pPr>
              <w:rPr>
                <w:rFonts w:cstheme="minorHAnsi"/>
                <w:sz w:val="16"/>
                <w:szCs w:val="16"/>
                <w:lang w:val="en-US"/>
              </w:rPr>
            </w:pPr>
            <w:r w:rsidRPr="00101D21">
              <w:rPr>
                <w:rFonts w:cstheme="minorHAnsi"/>
                <w:sz w:val="16"/>
                <w:szCs w:val="16"/>
                <w:lang w:val="en-US"/>
              </w:rPr>
              <w:t>Supervised Learning (</w:t>
            </w:r>
            <w:r w:rsidR="005C5699">
              <w:rPr>
                <w:rFonts w:cstheme="minorHAnsi"/>
                <w:sz w:val="16"/>
                <w:szCs w:val="16"/>
                <w:lang w:val="en-US"/>
              </w:rPr>
              <w:t>DT</w:t>
            </w:r>
            <w:r w:rsidRPr="00101D21">
              <w:rPr>
                <w:rFonts w:cstheme="minorHAnsi"/>
                <w:sz w:val="16"/>
                <w:szCs w:val="16"/>
                <w:lang w:val="en-US"/>
              </w:rPr>
              <w:t xml:space="preserve">, SVM, ANN, </w:t>
            </w:r>
            <w:r w:rsidR="005C5699">
              <w:rPr>
                <w:rFonts w:cstheme="minorHAnsi"/>
                <w:sz w:val="16"/>
                <w:szCs w:val="16"/>
                <w:lang w:val="en-US"/>
              </w:rPr>
              <w:t>NB</w:t>
            </w:r>
            <w:r w:rsidRPr="00101D21">
              <w:rPr>
                <w:rFonts w:cstheme="minorHAnsi"/>
                <w:sz w:val="16"/>
                <w:szCs w:val="16"/>
                <w:lang w:val="en-US"/>
              </w:rPr>
              <w:t xml:space="preserve">, </w:t>
            </w:r>
            <w:r w:rsidR="005C5699">
              <w:rPr>
                <w:rFonts w:cstheme="minorHAnsi"/>
                <w:sz w:val="16"/>
                <w:szCs w:val="16"/>
                <w:lang w:val="en-US"/>
              </w:rPr>
              <w:t>LGR</w:t>
            </w:r>
            <w:r w:rsidRPr="00101D21">
              <w:rPr>
                <w:rFonts w:cstheme="minorHAnsi"/>
                <w:sz w:val="16"/>
                <w:szCs w:val="16"/>
                <w:lang w:val="en-US"/>
              </w:rPr>
              <w:t>), Deep Learning (CNN, LSTM, Transformers), Hybrid Models.</w:t>
            </w:r>
          </w:p>
        </w:tc>
        <w:tc>
          <w:tcPr>
            <w:tcW w:w="1813" w:type="dxa"/>
          </w:tcPr>
          <w:p w14:paraId="420B0D36" w14:textId="77777777" w:rsidR="00101D21" w:rsidRDefault="00101D21" w:rsidP="00235C3C">
            <w:pPr>
              <w:keepNext/>
              <w:rPr>
                <w:rFonts w:cstheme="minorHAnsi"/>
                <w:sz w:val="16"/>
                <w:szCs w:val="16"/>
                <w:lang w:val="en-US"/>
              </w:rPr>
            </w:pPr>
            <w:r w:rsidRPr="00101D21">
              <w:rPr>
                <w:rFonts w:cstheme="minorHAnsi"/>
                <w:sz w:val="16"/>
                <w:szCs w:val="16"/>
                <w:lang w:val="en-US"/>
              </w:rPr>
              <w:t xml:space="preserve">RQ1: Factors influencing MOOC dropout. RQ2: ML methods for dropout prediction. RQ3: Feature extraction techniques. RQ4: Key challenges in dropout </w:t>
            </w:r>
            <w:proofErr w:type="gramStart"/>
            <w:r w:rsidRPr="00101D21">
              <w:rPr>
                <w:rFonts w:cstheme="minorHAnsi"/>
                <w:sz w:val="16"/>
                <w:szCs w:val="16"/>
                <w:lang w:val="en-US"/>
              </w:rPr>
              <w:t>prediction</w:t>
            </w:r>
            <w:r>
              <w:rPr>
                <w:rFonts w:cstheme="minorHAnsi"/>
                <w:sz w:val="16"/>
                <w:szCs w:val="16"/>
                <w:lang w:val="en-US"/>
              </w:rPr>
              <w:t>;</w:t>
            </w:r>
            <w:proofErr w:type="gramEnd"/>
          </w:p>
          <w:p w14:paraId="4E67AEE7" w14:textId="77777777" w:rsidR="00101D21" w:rsidRDefault="00101D21" w:rsidP="00235C3C">
            <w:pPr>
              <w:keepNext/>
              <w:rPr>
                <w:rFonts w:cstheme="minorHAnsi"/>
                <w:sz w:val="16"/>
                <w:szCs w:val="16"/>
                <w:lang w:val="en-US"/>
              </w:rPr>
            </w:pPr>
            <w:r w:rsidRPr="00101D21">
              <w:rPr>
                <w:rFonts w:cstheme="minorHAnsi"/>
                <w:sz w:val="16"/>
                <w:szCs w:val="16"/>
                <w:lang w:val="en-US"/>
              </w:rPr>
              <w:tab/>
              <w:t xml:space="preserve">Clickstream and text-based features improve dropout prediction. Deep learning models show promising results but require large datasets. Accuracy, AUC, and F1-score are key evaluation </w:t>
            </w:r>
            <w:proofErr w:type="gramStart"/>
            <w:r w:rsidRPr="00101D21">
              <w:rPr>
                <w:rFonts w:cstheme="minorHAnsi"/>
                <w:sz w:val="16"/>
                <w:szCs w:val="16"/>
                <w:lang w:val="en-US"/>
              </w:rPr>
              <w:t>metrics</w:t>
            </w:r>
            <w:r>
              <w:rPr>
                <w:rFonts w:cstheme="minorHAnsi"/>
                <w:sz w:val="16"/>
                <w:szCs w:val="16"/>
                <w:lang w:val="en-US"/>
              </w:rPr>
              <w:t>;</w:t>
            </w:r>
            <w:proofErr w:type="gramEnd"/>
          </w:p>
          <w:p w14:paraId="177195F4" w14:textId="22C3E689" w:rsidR="00101D21" w:rsidRPr="001669AB" w:rsidRDefault="00101D21" w:rsidP="00235C3C">
            <w:pPr>
              <w:keepNext/>
              <w:rPr>
                <w:rFonts w:cstheme="minorHAnsi"/>
                <w:sz w:val="16"/>
                <w:szCs w:val="16"/>
                <w:lang w:val="en-US"/>
              </w:rPr>
            </w:pPr>
            <w:r w:rsidRPr="00101D21">
              <w:rPr>
                <w:rFonts w:cstheme="minorHAnsi"/>
                <w:sz w:val="16"/>
                <w:szCs w:val="16"/>
                <w:lang w:val="en-US"/>
              </w:rPr>
              <w:t xml:space="preserve">Interpretability issues in deep learning models, imbalanced datasets, </w:t>
            </w:r>
            <w:r w:rsidRPr="00101D21">
              <w:rPr>
                <w:rFonts w:cstheme="minorHAnsi"/>
                <w:sz w:val="16"/>
                <w:szCs w:val="16"/>
                <w:lang w:val="en-US"/>
              </w:rPr>
              <w:lastRenderedPageBreak/>
              <w:t>lack of standardized dropout definitions, and challenges in modeling semantic learning trajectories.</w:t>
            </w:r>
          </w:p>
        </w:tc>
      </w:tr>
      <w:tr w:rsidR="00101D21" w:rsidRPr="00EF381D" w14:paraId="4F89987C" w14:textId="77777777" w:rsidTr="005C46BE">
        <w:tc>
          <w:tcPr>
            <w:tcW w:w="1812" w:type="dxa"/>
          </w:tcPr>
          <w:p w14:paraId="671018AE" w14:textId="65DFDC55" w:rsidR="00101D21" w:rsidRDefault="00101D21" w:rsidP="00B71B88">
            <w:pPr>
              <w:rPr>
                <w:rFonts w:cstheme="minorHAnsi"/>
                <w:sz w:val="16"/>
                <w:szCs w:val="16"/>
                <w:lang w:val="en-US"/>
              </w:rPr>
            </w:pPr>
            <w:r>
              <w:rPr>
                <w:rFonts w:cstheme="minorHAnsi"/>
                <w:sz w:val="16"/>
                <w:szCs w:val="16"/>
                <w:lang w:val="en-US"/>
              </w:rPr>
              <w:lastRenderedPageBreak/>
              <w:fldChar w:fldCharType="begin"/>
            </w:r>
            <w:r w:rsidR="006C20C8">
              <w:rPr>
                <w:rFonts w:cstheme="minorHAnsi"/>
                <w:sz w:val="16"/>
                <w:szCs w:val="16"/>
                <w:lang w:val="en-US"/>
              </w:rPr>
              <w:instrText xml:space="preserve"> ADDIN ZOTERO_ITEM CSL_CITATION {"citationID":"Nm8QtR59","properties":{"formattedCitation":"(Tan et al., 2024)","plainCitation":"(Tan et al., 2024)","dontUpdate":true,"noteIndex":0},"citationItems":[{"id":1002,"uris":["http://zotero.org/users/local/ZlhuMgGE/items/FF6XRFDN"],"itemData":{"id":1002,"type":"article-journal","container-title":"Computer Science Education","DOI":"10.1080/08993408.2023.2245687","ISSN":"0899-3408, 1744-5175","issue":"2","journalAbbreviation":"Computer Science Education","language":"en","page":"193-221","source":"DOI.org (Crossref)","title":"The applications of machine learning in computational thinking assessments: a scoping review","title-short":"The applications of machine learning in computational thinking assessments","volume":"34","author":[{"family":"Tan","given":"Bin"},{"family":"Jin","given":"Hao-Yue"},{"family":"Cutumisu","given":"Maria"}],"issued":{"date-parts":[["2024",4,2]]}}}],"schema":"https://github.com/citation-style-language/schema/raw/master/csl-citation.json"} </w:instrText>
            </w:r>
            <w:r>
              <w:rPr>
                <w:rFonts w:cstheme="minorHAnsi"/>
                <w:sz w:val="16"/>
                <w:szCs w:val="16"/>
                <w:lang w:val="en-US"/>
              </w:rPr>
              <w:fldChar w:fldCharType="separate"/>
            </w:r>
            <w:r w:rsidRPr="00101D21">
              <w:rPr>
                <w:rFonts w:ascii="Calibri" w:hAnsi="Calibri" w:cs="Calibri"/>
                <w:sz w:val="16"/>
              </w:rPr>
              <w:t>Tan et al., 2024</w:t>
            </w:r>
            <w:r>
              <w:rPr>
                <w:rFonts w:cstheme="minorHAnsi"/>
                <w:sz w:val="16"/>
                <w:szCs w:val="16"/>
                <w:lang w:val="en-US"/>
              </w:rPr>
              <w:fldChar w:fldCharType="end"/>
            </w:r>
            <w:r>
              <w:rPr>
                <w:rFonts w:cstheme="minorHAnsi"/>
                <w:sz w:val="16"/>
                <w:szCs w:val="16"/>
                <w:lang w:val="en-US"/>
              </w:rPr>
              <w:t xml:space="preserve">; </w:t>
            </w:r>
            <w:r w:rsidRPr="00101D21">
              <w:rPr>
                <w:rFonts w:cstheme="minorHAnsi"/>
                <w:sz w:val="16"/>
                <w:szCs w:val="16"/>
                <w:lang w:val="en-US"/>
              </w:rPr>
              <w:t>The applications of machine learning in computational thinking assessments: a scoping review</w:t>
            </w:r>
            <w:r>
              <w:rPr>
                <w:rFonts w:cstheme="minorHAnsi"/>
                <w:sz w:val="16"/>
                <w:szCs w:val="16"/>
                <w:lang w:val="en-US"/>
              </w:rPr>
              <w:t xml:space="preserve">; </w:t>
            </w:r>
            <w:r w:rsidRPr="00101D21">
              <w:rPr>
                <w:rFonts w:cstheme="minorHAnsi"/>
                <w:sz w:val="16"/>
                <w:szCs w:val="16"/>
                <w:lang w:val="en-US"/>
              </w:rPr>
              <w:t>Computer Science Education</w:t>
            </w:r>
          </w:p>
        </w:tc>
        <w:tc>
          <w:tcPr>
            <w:tcW w:w="1812" w:type="dxa"/>
          </w:tcPr>
          <w:p w14:paraId="6F8FA7E4" w14:textId="2EDE406B" w:rsidR="00101D21" w:rsidRPr="001669AB" w:rsidRDefault="00101D21" w:rsidP="00AE01E5">
            <w:pPr>
              <w:rPr>
                <w:rFonts w:cstheme="minorHAnsi"/>
                <w:sz w:val="16"/>
                <w:szCs w:val="16"/>
                <w:lang w:val="en-US"/>
              </w:rPr>
            </w:pPr>
            <w:r w:rsidRPr="00101D21">
              <w:rPr>
                <w:rFonts w:cstheme="minorHAnsi"/>
                <w:sz w:val="16"/>
                <w:szCs w:val="16"/>
                <w:lang w:val="en-US"/>
              </w:rPr>
              <w:t>Scoping Review using PRISMA and Arksey &amp; O’Malley’s framework</w:t>
            </w:r>
            <w:r>
              <w:rPr>
                <w:rFonts w:cstheme="minorHAnsi"/>
                <w:sz w:val="16"/>
                <w:szCs w:val="16"/>
                <w:lang w:val="en-US"/>
              </w:rPr>
              <w:t xml:space="preserve">; </w:t>
            </w:r>
            <w:r w:rsidRPr="00101D21">
              <w:rPr>
                <w:rFonts w:cstheme="minorHAnsi"/>
                <w:sz w:val="16"/>
                <w:szCs w:val="16"/>
                <w:lang w:val="en-US"/>
              </w:rPr>
              <w:t>20 studies</w:t>
            </w:r>
          </w:p>
        </w:tc>
        <w:tc>
          <w:tcPr>
            <w:tcW w:w="1812" w:type="dxa"/>
          </w:tcPr>
          <w:p w14:paraId="7528C279" w14:textId="43DF8582" w:rsidR="00101D21" w:rsidRPr="001669AB" w:rsidRDefault="00101D21" w:rsidP="00AE01E5">
            <w:pPr>
              <w:rPr>
                <w:rFonts w:cstheme="minorHAnsi"/>
                <w:sz w:val="16"/>
                <w:szCs w:val="16"/>
                <w:lang w:val="en-US"/>
              </w:rPr>
            </w:pPr>
            <w:r w:rsidRPr="00101D21">
              <w:rPr>
                <w:rFonts w:cstheme="minorHAnsi"/>
                <w:sz w:val="16"/>
                <w:szCs w:val="16"/>
                <w:lang w:val="en-US"/>
              </w:rPr>
              <w:t>Assessment of Computational Thinking (CT) at different levels (coursework, projects, and student interactions).</w:t>
            </w:r>
          </w:p>
        </w:tc>
        <w:tc>
          <w:tcPr>
            <w:tcW w:w="1813" w:type="dxa"/>
          </w:tcPr>
          <w:p w14:paraId="37B9847C" w14:textId="1831845D" w:rsidR="00101D21" w:rsidRPr="001669AB" w:rsidRDefault="00101D21" w:rsidP="00AE01E5">
            <w:pPr>
              <w:rPr>
                <w:rFonts w:cstheme="minorHAnsi"/>
                <w:sz w:val="16"/>
                <w:szCs w:val="16"/>
                <w:lang w:val="en-US"/>
              </w:rPr>
            </w:pPr>
            <w:r w:rsidRPr="00101D21">
              <w:rPr>
                <w:rFonts w:cstheme="minorHAnsi"/>
                <w:sz w:val="16"/>
                <w:szCs w:val="16"/>
                <w:lang w:val="en-US"/>
              </w:rPr>
              <w:t>Regression (Linear, Lasso, Ridge), Classification (</w:t>
            </w:r>
            <w:r w:rsidR="005C5699">
              <w:rPr>
                <w:rFonts w:cstheme="minorHAnsi"/>
                <w:sz w:val="16"/>
                <w:szCs w:val="16"/>
                <w:lang w:val="en-US"/>
              </w:rPr>
              <w:t>NB</w:t>
            </w:r>
            <w:r w:rsidRPr="00101D21">
              <w:rPr>
                <w:rFonts w:cstheme="minorHAnsi"/>
                <w:sz w:val="16"/>
                <w:szCs w:val="16"/>
                <w:lang w:val="en-US"/>
              </w:rPr>
              <w:t xml:space="preserve">, SVM, </w:t>
            </w:r>
            <w:r w:rsidR="005C5699">
              <w:rPr>
                <w:rFonts w:cstheme="minorHAnsi"/>
                <w:sz w:val="16"/>
                <w:szCs w:val="16"/>
                <w:lang w:val="en-US"/>
              </w:rPr>
              <w:t>DT</w:t>
            </w:r>
            <w:r w:rsidRPr="00101D21">
              <w:rPr>
                <w:rFonts w:cstheme="minorHAnsi"/>
                <w:sz w:val="16"/>
                <w:szCs w:val="16"/>
                <w:lang w:val="en-US"/>
              </w:rPr>
              <w:t xml:space="preserve">, </w:t>
            </w:r>
            <w:r w:rsidR="005C5699">
              <w:rPr>
                <w:rFonts w:cstheme="minorHAnsi"/>
                <w:sz w:val="16"/>
                <w:szCs w:val="16"/>
                <w:lang w:val="en-US"/>
              </w:rPr>
              <w:t>FR</w:t>
            </w:r>
            <w:r w:rsidRPr="00101D21">
              <w:rPr>
                <w:rFonts w:cstheme="minorHAnsi"/>
                <w:sz w:val="16"/>
                <w:szCs w:val="16"/>
                <w:lang w:val="en-US"/>
              </w:rPr>
              <w:t>, ANN), Unsupervised Learning (Clustering, NLP), No reinforcement learning identified.</w:t>
            </w:r>
          </w:p>
        </w:tc>
        <w:tc>
          <w:tcPr>
            <w:tcW w:w="1813" w:type="dxa"/>
          </w:tcPr>
          <w:p w14:paraId="759C8AC6" w14:textId="77777777" w:rsidR="00101D21" w:rsidRDefault="00101D21" w:rsidP="00235C3C">
            <w:pPr>
              <w:keepNext/>
              <w:rPr>
                <w:rFonts w:cstheme="minorHAnsi"/>
                <w:sz w:val="16"/>
                <w:szCs w:val="16"/>
                <w:lang w:val="en-US"/>
              </w:rPr>
            </w:pPr>
            <w:r w:rsidRPr="00101D21">
              <w:rPr>
                <w:rFonts w:cstheme="minorHAnsi"/>
                <w:sz w:val="16"/>
                <w:szCs w:val="16"/>
                <w:lang w:val="en-US"/>
              </w:rPr>
              <w:t xml:space="preserve">RQ1: Educational contexts of ML-based CT assessments. RQ2: Characteristics of datasets used. RQ3: ML models applied in CT assessments. RQ4: Aspects of CT </w:t>
            </w:r>
            <w:proofErr w:type="gramStart"/>
            <w:r w:rsidRPr="00101D21">
              <w:rPr>
                <w:rFonts w:cstheme="minorHAnsi"/>
                <w:sz w:val="16"/>
                <w:szCs w:val="16"/>
                <w:lang w:val="en-US"/>
              </w:rPr>
              <w:t>measured</w:t>
            </w:r>
            <w:r>
              <w:rPr>
                <w:rFonts w:cstheme="minorHAnsi"/>
                <w:sz w:val="16"/>
                <w:szCs w:val="16"/>
                <w:lang w:val="en-US"/>
              </w:rPr>
              <w:t>;</w:t>
            </w:r>
            <w:proofErr w:type="gramEnd"/>
          </w:p>
          <w:p w14:paraId="47C2552E" w14:textId="77777777" w:rsidR="00101D21" w:rsidRDefault="00101D21" w:rsidP="00235C3C">
            <w:pPr>
              <w:keepNext/>
              <w:rPr>
                <w:rFonts w:cstheme="minorHAnsi"/>
                <w:sz w:val="16"/>
                <w:szCs w:val="16"/>
                <w:lang w:val="en-US"/>
              </w:rPr>
            </w:pPr>
            <w:r w:rsidRPr="00101D21">
              <w:rPr>
                <w:rFonts w:cstheme="minorHAnsi"/>
                <w:sz w:val="16"/>
                <w:szCs w:val="16"/>
                <w:lang w:val="en-US"/>
              </w:rPr>
              <w:t>ML is increasingly applied to automate CT assessments. CT competencies are mostly assessed in programming-related environments. Small datasets are a common limitation. Evaluation metrics include accuracy, precision, recall, and F1-</w:t>
            </w:r>
            <w:proofErr w:type="gramStart"/>
            <w:r w:rsidRPr="00101D21">
              <w:rPr>
                <w:rFonts w:cstheme="minorHAnsi"/>
                <w:sz w:val="16"/>
                <w:szCs w:val="16"/>
                <w:lang w:val="en-US"/>
              </w:rPr>
              <w:t>score</w:t>
            </w:r>
            <w:r>
              <w:rPr>
                <w:rFonts w:cstheme="minorHAnsi"/>
                <w:sz w:val="16"/>
                <w:szCs w:val="16"/>
                <w:lang w:val="en-US"/>
              </w:rPr>
              <w:t>;</w:t>
            </w:r>
            <w:proofErr w:type="gramEnd"/>
          </w:p>
          <w:p w14:paraId="631C4B82" w14:textId="7992FDC4" w:rsidR="00101D21" w:rsidRPr="001669AB" w:rsidRDefault="00101D21" w:rsidP="00235C3C">
            <w:pPr>
              <w:keepNext/>
              <w:rPr>
                <w:rFonts w:cstheme="minorHAnsi"/>
                <w:sz w:val="16"/>
                <w:szCs w:val="16"/>
                <w:lang w:val="en-US"/>
              </w:rPr>
            </w:pPr>
            <w:r w:rsidRPr="00101D21">
              <w:rPr>
                <w:rFonts w:cstheme="minorHAnsi"/>
                <w:sz w:val="16"/>
                <w:szCs w:val="16"/>
                <w:lang w:val="en-US"/>
              </w:rPr>
              <w:t>Lack of standardized assessment frameworks, small sample sizes, underuse of reinforcement learning, and limited application in non-STEM subjects.</w:t>
            </w:r>
          </w:p>
        </w:tc>
      </w:tr>
      <w:tr w:rsidR="00101D21" w:rsidRPr="00EF381D" w14:paraId="74BA503F" w14:textId="77777777" w:rsidTr="005C46BE">
        <w:tc>
          <w:tcPr>
            <w:tcW w:w="1812" w:type="dxa"/>
          </w:tcPr>
          <w:p w14:paraId="34874D52" w14:textId="0D7D8227" w:rsidR="00101D21" w:rsidRDefault="00101D21" w:rsidP="00B71B88">
            <w:pPr>
              <w:rPr>
                <w:rFonts w:cstheme="minorHAnsi"/>
                <w:sz w:val="16"/>
                <w:szCs w:val="16"/>
                <w:lang w:val="en-US"/>
              </w:rPr>
            </w:pPr>
            <w:r>
              <w:rPr>
                <w:rFonts w:cstheme="minorHAnsi"/>
                <w:sz w:val="16"/>
                <w:szCs w:val="16"/>
                <w:lang w:val="en-US"/>
              </w:rPr>
              <w:fldChar w:fldCharType="begin"/>
            </w:r>
            <w:r w:rsidR="006C20C8">
              <w:rPr>
                <w:rFonts w:cstheme="minorHAnsi"/>
                <w:sz w:val="16"/>
                <w:szCs w:val="16"/>
                <w:lang w:val="en-US"/>
              </w:rPr>
              <w:instrText xml:space="preserve"> ADDIN ZOTERO_ITEM CSL_CITATION {"citationID":"MfOSba2U","properties":{"formattedCitation":"(Kim &amp; Kwon, 2024)","plainCitation":"(Kim &amp; Kwon, 2024)","dontUpdate":true,"noteIndex":0},"citationItems":[{"id":1003,"uris":["http://zotero.org/users/local/ZlhuMgGE/items/4VUVL3C5"],"itemData":{"id":1003,"type":"article-journal","container-title":"Interactive Learning Environments","DOI":"10.1080/10494820.2024.2335499","ISSN":"1049-4820, 1744-5191","journalAbbreviation":"Interactive Learning Environments","language":"en","page":"1-29","source":"DOI.org (Crossref)","title":"A systematic review of the evaluation in K-12 artificial intelligence education from 2013 to 2022","author":[{"family":"Kim","given":"Keunjae"},{"family":"Kwon","given":"Kyungbin"}],"issued":{"date-parts":[["2024",3,31]]}}}],"schema":"https://github.com/citation-style-language/schema/raw/master/csl-citation.json"} </w:instrText>
            </w:r>
            <w:r>
              <w:rPr>
                <w:rFonts w:cstheme="minorHAnsi"/>
                <w:sz w:val="16"/>
                <w:szCs w:val="16"/>
                <w:lang w:val="en-US"/>
              </w:rPr>
              <w:fldChar w:fldCharType="separate"/>
            </w:r>
            <w:r w:rsidRPr="00101D21">
              <w:rPr>
                <w:rFonts w:ascii="Calibri" w:hAnsi="Calibri" w:cs="Calibri"/>
                <w:sz w:val="16"/>
              </w:rPr>
              <w:t>Kim &amp; Kwon, 2024</w:t>
            </w:r>
            <w:r>
              <w:rPr>
                <w:rFonts w:cstheme="minorHAnsi"/>
                <w:sz w:val="16"/>
                <w:szCs w:val="16"/>
                <w:lang w:val="en-US"/>
              </w:rPr>
              <w:fldChar w:fldCharType="end"/>
            </w:r>
            <w:r>
              <w:rPr>
                <w:rFonts w:cstheme="minorHAnsi"/>
                <w:sz w:val="16"/>
                <w:szCs w:val="16"/>
                <w:lang w:val="en-US"/>
              </w:rPr>
              <w:t xml:space="preserve">; </w:t>
            </w:r>
            <w:r w:rsidRPr="00101D21">
              <w:rPr>
                <w:rFonts w:cstheme="minorHAnsi"/>
                <w:sz w:val="16"/>
                <w:szCs w:val="16"/>
                <w:lang w:val="en-US"/>
              </w:rPr>
              <w:t>A systematic review of the evaluation in K-12 artificial intelligence education from 2013 to 2022</w:t>
            </w:r>
            <w:r>
              <w:rPr>
                <w:rFonts w:cstheme="minorHAnsi"/>
                <w:sz w:val="16"/>
                <w:szCs w:val="16"/>
                <w:lang w:val="en-US"/>
              </w:rPr>
              <w:t xml:space="preserve">, </w:t>
            </w:r>
            <w:r w:rsidRPr="00101D21">
              <w:rPr>
                <w:rFonts w:cstheme="minorHAnsi"/>
                <w:sz w:val="16"/>
                <w:szCs w:val="16"/>
                <w:lang w:val="en-US"/>
              </w:rPr>
              <w:t>Interactive Learning Environments</w:t>
            </w:r>
          </w:p>
        </w:tc>
        <w:tc>
          <w:tcPr>
            <w:tcW w:w="1812" w:type="dxa"/>
          </w:tcPr>
          <w:p w14:paraId="45AE168F" w14:textId="3BF51AC2" w:rsidR="00101D21" w:rsidRPr="001669AB" w:rsidRDefault="004B0CD2" w:rsidP="00AE01E5">
            <w:pPr>
              <w:rPr>
                <w:rFonts w:cstheme="minorHAnsi"/>
                <w:sz w:val="16"/>
                <w:szCs w:val="16"/>
                <w:lang w:val="en-US"/>
              </w:rPr>
            </w:pPr>
            <w:r>
              <w:rPr>
                <w:rFonts w:cstheme="minorHAnsi"/>
                <w:sz w:val="16"/>
                <w:szCs w:val="16"/>
                <w:lang w:val="en-US"/>
              </w:rPr>
              <w:t>SLR</w:t>
            </w:r>
            <w:r w:rsidR="00101D21" w:rsidRPr="00101D21">
              <w:rPr>
                <w:rFonts w:cstheme="minorHAnsi"/>
                <w:sz w:val="16"/>
                <w:szCs w:val="16"/>
                <w:lang w:val="en-US"/>
              </w:rPr>
              <w:t xml:space="preserve"> using Kitchenham’s framework</w:t>
            </w:r>
            <w:r w:rsidR="00101D21">
              <w:rPr>
                <w:rFonts w:cstheme="minorHAnsi"/>
                <w:sz w:val="16"/>
                <w:szCs w:val="16"/>
                <w:lang w:val="en-US"/>
              </w:rPr>
              <w:t xml:space="preserve">; </w:t>
            </w:r>
            <w:r w:rsidR="00101D21" w:rsidRPr="00101D21">
              <w:rPr>
                <w:rFonts w:cstheme="minorHAnsi"/>
                <w:sz w:val="16"/>
                <w:szCs w:val="16"/>
                <w:lang w:val="en-US"/>
              </w:rPr>
              <w:t>36 studies (2013–2022).</w:t>
            </w:r>
          </w:p>
        </w:tc>
        <w:tc>
          <w:tcPr>
            <w:tcW w:w="1812" w:type="dxa"/>
          </w:tcPr>
          <w:p w14:paraId="42A448A3" w14:textId="31247379" w:rsidR="00101D21" w:rsidRPr="001669AB" w:rsidRDefault="00101D21" w:rsidP="00AE01E5">
            <w:pPr>
              <w:rPr>
                <w:rFonts w:cstheme="minorHAnsi"/>
                <w:sz w:val="16"/>
                <w:szCs w:val="16"/>
                <w:lang w:val="en-US"/>
              </w:rPr>
            </w:pPr>
            <w:r w:rsidRPr="00101D21">
              <w:rPr>
                <w:rFonts w:cstheme="minorHAnsi"/>
                <w:sz w:val="16"/>
                <w:szCs w:val="16"/>
                <w:lang w:val="en-US"/>
              </w:rPr>
              <w:t>Evaluations in K-12 AI education (cognitive &amp; affective learning outcomes).</w:t>
            </w:r>
          </w:p>
        </w:tc>
        <w:tc>
          <w:tcPr>
            <w:tcW w:w="1813" w:type="dxa"/>
          </w:tcPr>
          <w:p w14:paraId="33836324" w14:textId="3C4BA9B0" w:rsidR="00101D21" w:rsidRPr="001669AB" w:rsidRDefault="00101D21" w:rsidP="00AE01E5">
            <w:pPr>
              <w:rPr>
                <w:rFonts w:cstheme="minorHAnsi"/>
                <w:sz w:val="16"/>
                <w:szCs w:val="16"/>
                <w:lang w:val="en-US"/>
              </w:rPr>
            </w:pPr>
            <w:r w:rsidRPr="00101D21">
              <w:rPr>
                <w:rFonts w:cstheme="minorHAnsi"/>
                <w:sz w:val="16"/>
                <w:szCs w:val="16"/>
                <w:lang w:val="en-US"/>
              </w:rPr>
              <w:t>No direct ML prediction; focuses on AI education evaluation methods (knowledge tests, surveys, qualitative assessments).</w:t>
            </w:r>
          </w:p>
        </w:tc>
        <w:tc>
          <w:tcPr>
            <w:tcW w:w="1813" w:type="dxa"/>
          </w:tcPr>
          <w:p w14:paraId="3FF4AA1E" w14:textId="77777777" w:rsidR="00101D21" w:rsidRDefault="00101D21" w:rsidP="00235C3C">
            <w:pPr>
              <w:keepNext/>
              <w:rPr>
                <w:rFonts w:cstheme="minorHAnsi"/>
                <w:sz w:val="16"/>
                <w:szCs w:val="16"/>
                <w:lang w:val="en-US"/>
              </w:rPr>
            </w:pPr>
            <w:r w:rsidRPr="00101D21">
              <w:rPr>
                <w:rFonts w:cstheme="minorHAnsi"/>
                <w:sz w:val="16"/>
                <w:szCs w:val="16"/>
                <w:lang w:val="en-US"/>
              </w:rPr>
              <w:t xml:space="preserve">RQ1: Evaluation contexts, types, and research designs in K-12 AI education. RQ2: Types of learning outcomes evaluated. RQ3: Evaluation methods used to measure AI </w:t>
            </w:r>
            <w:proofErr w:type="gramStart"/>
            <w:r w:rsidRPr="00101D21">
              <w:rPr>
                <w:rFonts w:cstheme="minorHAnsi"/>
                <w:sz w:val="16"/>
                <w:szCs w:val="16"/>
                <w:lang w:val="en-US"/>
              </w:rPr>
              <w:t>learning</w:t>
            </w:r>
            <w:r>
              <w:rPr>
                <w:rFonts w:cstheme="minorHAnsi"/>
                <w:sz w:val="16"/>
                <w:szCs w:val="16"/>
                <w:lang w:val="en-US"/>
              </w:rPr>
              <w:t>;</w:t>
            </w:r>
            <w:proofErr w:type="gramEnd"/>
          </w:p>
          <w:p w14:paraId="7E63B9D1" w14:textId="77777777" w:rsidR="00101D21" w:rsidRDefault="00101D21" w:rsidP="00235C3C">
            <w:pPr>
              <w:keepNext/>
              <w:rPr>
                <w:rFonts w:cstheme="minorHAnsi"/>
                <w:sz w:val="16"/>
                <w:szCs w:val="16"/>
                <w:lang w:val="en-US"/>
              </w:rPr>
            </w:pPr>
            <w:r w:rsidRPr="00101D21">
              <w:rPr>
                <w:rFonts w:cstheme="minorHAnsi"/>
                <w:sz w:val="16"/>
                <w:szCs w:val="16"/>
                <w:lang w:val="en-US"/>
              </w:rPr>
              <w:t xml:space="preserve">Evaluations focus on AI literacy, ML concepts, and student perceptions. Most studies use surveys and knowledge tests. Informal learning environments (workshops, summer camps) </w:t>
            </w:r>
            <w:proofErr w:type="gramStart"/>
            <w:r w:rsidRPr="00101D21">
              <w:rPr>
                <w:rFonts w:cstheme="minorHAnsi"/>
                <w:sz w:val="16"/>
                <w:szCs w:val="16"/>
                <w:lang w:val="en-US"/>
              </w:rPr>
              <w:t>dominate over</w:t>
            </w:r>
            <w:proofErr w:type="gramEnd"/>
            <w:r w:rsidRPr="00101D21">
              <w:rPr>
                <w:rFonts w:cstheme="minorHAnsi"/>
                <w:sz w:val="16"/>
                <w:szCs w:val="16"/>
                <w:lang w:val="en-US"/>
              </w:rPr>
              <w:t xml:space="preserve"> formal classroom </w:t>
            </w:r>
            <w:proofErr w:type="gramStart"/>
            <w:r w:rsidRPr="00101D21">
              <w:rPr>
                <w:rFonts w:cstheme="minorHAnsi"/>
                <w:sz w:val="16"/>
                <w:szCs w:val="16"/>
                <w:lang w:val="en-US"/>
              </w:rPr>
              <w:t>settings</w:t>
            </w:r>
            <w:r>
              <w:rPr>
                <w:rFonts w:cstheme="minorHAnsi"/>
                <w:sz w:val="16"/>
                <w:szCs w:val="16"/>
                <w:lang w:val="en-US"/>
              </w:rPr>
              <w:t>;</w:t>
            </w:r>
            <w:proofErr w:type="gramEnd"/>
          </w:p>
          <w:p w14:paraId="527F3252" w14:textId="50BD69D1" w:rsidR="00101D21" w:rsidRPr="001669AB" w:rsidRDefault="00101D21" w:rsidP="00235C3C">
            <w:pPr>
              <w:keepNext/>
              <w:rPr>
                <w:rFonts w:cstheme="minorHAnsi"/>
                <w:sz w:val="16"/>
                <w:szCs w:val="16"/>
                <w:lang w:val="en-US"/>
              </w:rPr>
            </w:pPr>
            <w:r w:rsidRPr="00101D21">
              <w:rPr>
                <w:rFonts w:cstheme="minorHAnsi"/>
                <w:sz w:val="16"/>
                <w:szCs w:val="16"/>
                <w:lang w:val="en-US"/>
              </w:rPr>
              <w:tab/>
              <w:t>Overreliance on self-report surveys and summative assessments. Limited evaluation of emotional and behavioral aspects. Need for more formative assessments and studies in formal K-12 settings.</w:t>
            </w:r>
          </w:p>
        </w:tc>
      </w:tr>
      <w:tr w:rsidR="00101D21" w:rsidRPr="00EF381D" w14:paraId="4FE60673" w14:textId="77777777" w:rsidTr="005C46BE">
        <w:tc>
          <w:tcPr>
            <w:tcW w:w="1812" w:type="dxa"/>
          </w:tcPr>
          <w:p w14:paraId="4B56119F" w14:textId="083017BF" w:rsidR="00101D21" w:rsidRDefault="006C20C8" w:rsidP="00B71B88">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{"citationID":"0WKEhaq1","properties":{"formattedCitation":"(Pradana et al., 2023)","plainCitation":"(Pradana et al., 2023)","noteIndex":0},"citationItems":[{"id":1005,"uris":["http://zotero.org/users/local/ZlhuMgGE/items/NAFNMQN5"],"itemData":{"id":1005,"type":"article-journal","container-title":"Cogent Education","DOI":"10.1080/2331186X.2023.2243134","ISSN":"2331-186X","issue":"2","journalAbbreviation":"Cogent Education","language":"en","page":"2243134","source":"DOI.org (Crossref)","title":"Discussing ChatGPT in education: A literature review and bibliometric analysis","title-short":"Discussing ChatGPT in education","volume":"10","author":[{"family":"Pradana","given":"Mahir"},{"family":"Elisa","given":"Hanifah Putri"},{"family":"Syarifuddin","given":"Syarifuddin"}],"issued":{"date-parts":[["2023",12,11]]}}}],"schema":"https://github.com/citation-style-language/schema/raw/master/csl-citation.json"} </w:instrText>
            </w:r>
            <w:r>
              <w:rPr>
                <w:rFonts w:cstheme="minorHAnsi"/>
                <w:sz w:val="16"/>
                <w:szCs w:val="16"/>
                <w:lang w:val="en-US"/>
              </w:rPr>
              <w:fldChar w:fldCharType="separate"/>
            </w:r>
            <w:r w:rsidRPr="006C20C8">
              <w:rPr>
                <w:rFonts w:ascii="Calibri" w:hAnsi="Calibri" w:cs="Calibri"/>
                <w:sz w:val="16"/>
              </w:rPr>
              <w:t>Pradana et al., 2023</w:t>
            </w:r>
            <w:r>
              <w:rPr>
                <w:rFonts w:cstheme="minorHAnsi"/>
                <w:sz w:val="16"/>
                <w:szCs w:val="16"/>
                <w:lang w:val="en-US"/>
              </w:rPr>
              <w:fldChar w:fldCharType="end"/>
            </w:r>
            <w:r>
              <w:rPr>
                <w:rFonts w:cstheme="minorHAnsi"/>
                <w:sz w:val="16"/>
                <w:szCs w:val="16"/>
                <w:lang w:val="en-US"/>
              </w:rPr>
              <w:t xml:space="preserve">; </w:t>
            </w:r>
            <w:r w:rsidRPr="006C20C8">
              <w:rPr>
                <w:rFonts w:cstheme="minorHAnsi"/>
                <w:sz w:val="16"/>
                <w:szCs w:val="16"/>
                <w:lang w:val="en-US"/>
              </w:rPr>
              <w:t>Discussing ChatGPT in Education: A Literature Review and Bibliometric Analysis</w:t>
            </w:r>
            <w:r>
              <w:rPr>
                <w:rFonts w:cstheme="minorHAnsi"/>
                <w:sz w:val="16"/>
                <w:szCs w:val="16"/>
                <w:lang w:val="en-US"/>
              </w:rPr>
              <w:t xml:space="preserve">, </w:t>
            </w:r>
            <w:r w:rsidRPr="006C20C8">
              <w:rPr>
                <w:rFonts w:cstheme="minorHAnsi"/>
                <w:sz w:val="16"/>
                <w:szCs w:val="16"/>
                <w:lang w:val="en-US"/>
              </w:rPr>
              <w:t>Cogent Education</w:t>
            </w:r>
          </w:p>
        </w:tc>
        <w:tc>
          <w:tcPr>
            <w:tcW w:w="1812" w:type="dxa"/>
          </w:tcPr>
          <w:p w14:paraId="3FEEEB76" w14:textId="4C25C143" w:rsidR="00101D21" w:rsidRPr="001669AB" w:rsidRDefault="004B0CD2" w:rsidP="00AE01E5">
            <w:pPr>
              <w:rPr>
                <w:rFonts w:cstheme="minorHAnsi"/>
                <w:sz w:val="16"/>
                <w:szCs w:val="16"/>
                <w:lang w:val="en-US"/>
              </w:rPr>
            </w:pPr>
            <w:r>
              <w:rPr>
                <w:rFonts w:cstheme="minorHAnsi"/>
                <w:sz w:val="16"/>
                <w:szCs w:val="16"/>
                <w:lang w:val="en-US"/>
              </w:rPr>
              <w:t>SLR</w:t>
            </w:r>
            <w:r w:rsidR="006C20C8" w:rsidRPr="006C20C8">
              <w:rPr>
                <w:rFonts w:cstheme="minorHAnsi"/>
                <w:sz w:val="16"/>
                <w:szCs w:val="16"/>
                <w:lang w:val="en-US"/>
              </w:rPr>
              <w:t xml:space="preserve"> and Bibliometric Analysis; 93 articles (2022-2023)</w:t>
            </w:r>
          </w:p>
        </w:tc>
        <w:tc>
          <w:tcPr>
            <w:tcW w:w="1812" w:type="dxa"/>
          </w:tcPr>
          <w:p w14:paraId="4BCBDA85" w14:textId="396D7C12" w:rsidR="00101D21" w:rsidRPr="001669AB" w:rsidRDefault="006C20C8" w:rsidP="00AE01E5">
            <w:pPr>
              <w:rPr>
                <w:rFonts w:cstheme="minorHAnsi"/>
                <w:sz w:val="16"/>
                <w:szCs w:val="16"/>
                <w:lang w:val="en-US"/>
              </w:rPr>
            </w:pPr>
            <w:r w:rsidRPr="006C20C8">
              <w:rPr>
                <w:rFonts w:cstheme="minorHAnsi"/>
                <w:sz w:val="16"/>
                <w:szCs w:val="16"/>
                <w:lang w:val="en-US"/>
              </w:rPr>
              <w:t>Not focused on student performance prediction but rather on ChatGPT’s role in education</w:t>
            </w:r>
            <w:r>
              <w:rPr>
                <w:rFonts w:cstheme="minorHAnsi"/>
                <w:sz w:val="16"/>
                <w:szCs w:val="16"/>
                <w:lang w:val="en-US"/>
              </w:rPr>
              <w:t>. Article features citation prediction</w:t>
            </w:r>
          </w:p>
        </w:tc>
        <w:tc>
          <w:tcPr>
            <w:tcW w:w="1813" w:type="dxa"/>
          </w:tcPr>
          <w:p w14:paraId="668AF32F" w14:textId="20E4C899" w:rsidR="00101D21" w:rsidRPr="001669AB" w:rsidRDefault="006C20C8" w:rsidP="00AE01E5">
            <w:pPr>
              <w:rPr>
                <w:rFonts w:cstheme="minorHAnsi"/>
                <w:sz w:val="16"/>
                <w:szCs w:val="16"/>
                <w:lang w:val="en-US"/>
              </w:rPr>
            </w:pPr>
            <w:r w:rsidRPr="006C20C8">
              <w:rPr>
                <w:rFonts w:cstheme="minorHAnsi"/>
                <w:sz w:val="16"/>
                <w:szCs w:val="16"/>
                <w:lang w:val="en-US"/>
              </w:rPr>
              <w:t xml:space="preserve">Gradient Boosting </w:t>
            </w:r>
            <w:r w:rsidR="005C5699">
              <w:rPr>
                <w:rFonts w:cstheme="minorHAnsi"/>
                <w:sz w:val="16"/>
                <w:szCs w:val="16"/>
                <w:lang w:val="en-US"/>
              </w:rPr>
              <w:t>DT</w:t>
            </w:r>
            <w:r w:rsidRPr="006C20C8">
              <w:rPr>
                <w:rFonts w:cstheme="minorHAnsi"/>
                <w:sz w:val="16"/>
                <w:szCs w:val="16"/>
                <w:lang w:val="en-US"/>
              </w:rPr>
              <w:t xml:space="preserve">, SVM, </w:t>
            </w:r>
            <w:proofErr w:type="spellStart"/>
            <w:r w:rsidRPr="006C20C8">
              <w:rPr>
                <w:rFonts w:cstheme="minorHAnsi"/>
                <w:sz w:val="16"/>
                <w:szCs w:val="16"/>
                <w:lang w:val="en-US"/>
              </w:rPr>
              <w:t>XGBoost</w:t>
            </w:r>
            <w:proofErr w:type="spellEnd"/>
          </w:p>
        </w:tc>
        <w:tc>
          <w:tcPr>
            <w:tcW w:w="1813" w:type="dxa"/>
          </w:tcPr>
          <w:p w14:paraId="6EE5540F" w14:textId="77777777" w:rsidR="00101D21" w:rsidRDefault="006C20C8" w:rsidP="00235C3C">
            <w:pPr>
              <w:keepNext/>
              <w:rPr>
                <w:rFonts w:cstheme="minorHAnsi"/>
                <w:sz w:val="16"/>
                <w:szCs w:val="16"/>
                <w:lang w:val="en-US"/>
              </w:rPr>
            </w:pPr>
            <w:r w:rsidRPr="006C20C8">
              <w:rPr>
                <w:rFonts w:cstheme="minorHAnsi"/>
                <w:sz w:val="16"/>
                <w:szCs w:val="16"/>
                <w:lang w:val="en-US"/>
              </w:rPr>
              <w:t xml:space="preserve">RQ1: Research trends on ChatGPT in education. RQ2: Key contributors and topics. RQ3: Research gaps and future </w:t>
            </w:r>
            <w:proofErr w:type="gramStart"/>
            <w:r w:rsidRPr="006C20C8">
              <w:rPr>
                <w:rFonts w:cstheme="minorHAnsi"/>
                <w:sz w:val="16"/>
                <w:szCs w:val="16"/>
                <w:lang w:val="en-US"/>
              </w:rPr>
              <w:t>directions</w:t>
            </w:r>
            <w:r>
              <w:rPr>
                <w:rFonts w:cstheme="minorHAnsi"/>
                <w:sz w:val="16"/>
                <w:szCs w:val="16"/>
                <w:lang w:val="en-US"/>
              </w:rPr>
              <w:t>;</w:t>
            </w:r>
            <w:proofErr w:type="gramEnd"/>
          </w:p>
          <w:p w14:paraId="7BA04E3A" w14:textId="07EA8400" w:rsidR="006C20C8" w:rsidRPr="001669AB" w:rsidRDefault="006C20C8" w:rsidP="00235C3C">
            <w:pPr>
              <w:keepNext/>
              <w:rPr>
                <w:rFonts w:cstheme="minorHAnsi"/>
                <w:sz w:val="16"/>
                <w:szCs w:val="16"/>
                <w:lang w:val="en-US"/>
              </w:rPr>
            </w:pPr>
            <w:r w:rsidRPr="006C20C8">
              <w:rPr>
                <w:rFonts w:cstheme="minorHAnsi"/>
                <w:sz w:val="16"/>
                <w:szCs w:val="16"/>
                <w:lang w:val="en-US"/>
              </w:rPr>
              <w:t xml:space="preserve">Growing interest in ChatGPT in education since 2022. Key themes </w:t>
            </w:r>
            <w:r w:rsidRPr="006C20C8">
              <w:rPr>
                <w:rFonts w:cstheme="minorHAnsi"/>
                <w:sz w:val="16"/>
                <w:szCs w:val="16"/>
                <w:lang w:val="en-US"/>
              </w:rPr>
              <w:lastRenderedPageBreak/>
              <w:t>include AI's role in teaching and learning. Gaps exist in studying challenges, teaching applications, and knowledge implications.</w:t>
            </w:r>
          </w:p>
        </w:tc>
      </w:tr>
      <w:tr w:rsidR="006C20C8" w:rsidRPr="00EF381D" w14:paraId="526C3A78" w14:textId="77777777" w:rsidTr="005C46BE">
        <w:tc>
          <w:tcPr>
            <w:tcW w:w="1812" w:type="dxa"/>
          </w:tcPr>
          <w:p w14:paraId="69A7C784" w14:textId="74528C20" w:rsidR="006C20C8" w:rsidRDefault="006C20C8" w:rsidP="00B71B88">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{"citationID":"8kgEydUw","properties":{"formattedCitation":"(Buitrago-Ropero et al., 2023)","plainCitation":"(Buitrago-Ropero et al., 2023)","noteIndex":0},"citationItems":[{"id":1007,"uris":["http://zotero.org/users/local/ZlhuMgGE/items/UDRKQFD5"],"itemData":{"id":1007,"type":"article-journal","container-title":"Interactive Learning Environments","DOI":"10.1080/10494820.2020.1814821","ISSN":"1049-4820, 1744-5191","issue":"2","journalAbbreviation":"Interactive Learning Environments","language":"en","page":"876-889","source":"DOI.org (Crossref)","title":"Digital footprints (2005–2019): a systematic mapping of studies in education","title-short":"Digital footprints (2005–2019)","volume":"31","author":[{"family":"Buitrago-Ropero","given":"Mauricio Esteban"},{"family":"Ramírez-Montoya","given":"María Soledad"},{"family":"Laverde","given":"Andrés Chiappe"}],"issued":{"date-parts":[["2023",2,17]]}}}],"schema":"https://github.com/citation-style-language/schema/raw/master/csl-citation.json"} </w:instrText>
            </w:r>
            <w:r>
              <w:rPr>
                <w:rFonts w:cstheme="minorHAnsi"/>
                <w:sz w:val="16"/>
                <w:szCs w:val="16"/>
                <w:lang w:val="en-US"/>
              </w:rPr>
              <w:fldChar w:fldCharType="separate"/>
            </w:r>
            <w:r w:rsidRPr="006C20C8">
              <w:rPr>
                <w:rFonts w:ascii="Calibri" w:hAnsi="Calibri" w:cs="Calibri"/>
                <w:sz w:val="16"/>
              </w:rPr>
              <w:t>Buitrago-Ropero et al., 2023</w:t>
            </w:r>
            <w:r>
              <w:rPr>
                <w:rFonts w:cstheme="minorHAnsi"/>
                <w:sz w:val="16"/>
                <w:szCs w:val="16"/>
                <w:lang w:val="en-US"/>
              </w:rPr>
              <w:fldChar w:fldCharType="end"/>
            </w:r>
            <w:r>
              <w:rPr>
                <w:rFonts w:cstheme="minorHAnsi"/>
                <w:sz w:val="16"/>
                <w:szCs w:val="16"/>
                <w:lang w:val="en-US"/>
              </w:rPr>
              <w:t xml:space="preserve">; </w:t>
            </w:r>
            <w:r w:rsidRPr="006C20C8">
              <w:rPr>
                <w:rFonts w:cstheme="minorHAnsi"/>
                <w:sz w:val="16"/>
                <w:szCs w:val="16"/>
                <w:lang w:val="en-US"/>
              </w:rPr>
              <w:t>Digital Footprints (2005–2019): A Systematic Mapping of Studies in Education</w:t>
            </w:r>
            <w:r>
              <w:rPr>
                <w:rFonts w:cstheme="minorHAnsi"/>
                <w:sz w:val="16"/>
                <w:szCs w:val="16"/>
                <w:lang w:val="en-US"/>
              </w:rPr>
              <w:t xml:space="preserve">; </w:t>
            </w:r>
            <w:r w:rsidRPr="006C20C8">
              <w:rPr>
                <w:rFonts w:cstheme="minorHAnsi"/>
                <w:sz w:val="16"/>
                <w:szCs w:val="16"/>
                <w:lang w:val="en-US"/>
              </w:rPr>
              <w:t>Interactive Learning Environments</w:t>
            </w:r>
          </w:p>
        </w:tc>
        <w:tc>
          <w:tcPr>
            <w:tcW w:w="1812" w:type="dxa"/>
          </w:tcPr>
          <w:p w14:paraId="649E06CA" w14:textId="3A8F9C75" w:rsidR="006C20C8" w:rsidRPr="001669AB" w:rsidRDefault="006C20C8" w:rsidP="00AE01E5">
            <w:pPr>
              <w:rPr>
                <w:rFonts w:cstheme="minorHAnsi"/>
                <w:sz w:val="16"/>
                <w:szCs w:val="16"/>
                <w:lang w:val="en-US"/>
              </w:rPr>
            </w:pPr>
            <w:r w:rsidRPr="006C20C8">
              <w:rPr>
                <w:rFonts w:cstheme="minorHAnsi"/>
                <w:sz w:val="16"/>
                <w:szCs w:val="16"/>
                <w:lang w:val="en-US"/>
              </w:rPr>
              <w:t>Systematic Mapping Study; 46 articles (2005-2019)</w:t>
            </w:r>
          </w:p>
        </w:tc>
        <w:tc>
          <w:tcPr>
            <w:tcW w:w="1812" w:type="dxa"/>
          </w:tcPr>
          <w:p w14:paraId="1D776C8B" w14:textId="2F0A6E4B" w:rsidR="006C20C8" w:rsidRPr="001669AB" w:rsidRDefault="006C20C8" w:rsidP="00AE01E5">
            <w:pPr>
              <w:rPr>
                <w:rFonts w:cstheme="minorHAnsi"/>
                <w:sz w:val="16"/>
                <w:szCs w:val="16"/>
                <w:lang w:val="en-US"/>
              </w:rPr>
            </w:pPr>
            <w:r w:rsidRPr="006C20C8">
              <w:rPr>
                <w:rFonts w:cstheme="minorHAnsi"/>
                <w:sz w:val="16"/>
                <w:szCs w:val="16"/>
                <w:lang w:val="en-US"/>
              </w:rPr>
              <w:t>School success/failure, learning analysis, dropout prediction, psychometric modeling</w:t>
            </w:r>
          </w:p>
        </w:tc>
        <w:tc>
          <w:tcPr>
            <w:tcW w:w="1813" w:type="dxa"/>
          </w:tcPr>
          <w:p w14:paraId="098BDF53" w14:textId="29C98732" w:rsidR="006C20C8" w:rsidRPr="001669AB" w:rsidRDefault="005C5699" w:rsidP="00AE01E5">
            <w:pPr>
              <w:rPr>
                <w:rFonts w:cstheme="minorHAnsi"/>
                <w:sz w:val="16"/>
                <w:szCs w:val="16"/>
                <w:lang w:val="en-US"/>
              </w:rPr>
            </w:pPr>
            <w:r>
              <w:rPr>
                <w:rFonts w:cstheme="minorHAnsi"/>
                <w:sz w:val="16"/>
                <w:szCs w:val="16"/>
                <w:lang w:val="en-US"/>
              </w:rPr>
              <w:t>ML</w:t>
            </w:r>
            <w:r w:rsidR="006C20C8" w:rsidRPr="006C20C8">
              <w:rPr>
                <w:rFonts w:cstheme="minorHAnsi"/>
                <w:sz w:val="16"/>
                <w:szCs w:val="16"/>
                <w:lang w:val="en-US"/>
              </w:rPr>
              <w:t>, Data Analytics, Big Data, Educational Data Mining (EDM), Learning Analytics</w:t>
            </w:r>
          </w:p>
        </w:tc>
        <w:tc>
          <w:tcPr>
            <w:tcW w:w="1813" w:type="dxa"/>
          </w:tcPr>
          <w:p w14:paraId="1A8490A0" w14:textId="77777777" w:rsidR="006C20C8" w:rsidRDefault="006C20C8" w:rsidP="00235C3C">
            <w:pPr>
              <w:keepNext/>
              <w:rPr>
                <w:rFonts w:cstheme="minorHAnsi"/>
                <w:sz w:val="16"/>
                <w:szCs w:val="16"/>
                <w:lang w:val="en-US"/>
              </w:rPr>
            </w:pPr>
            <w:r w:rsidRPr="006C20C8">
              <w:rPr>
                <w:rFonts w:cstheme="minorHAnsi"/>
                <w:sz w:val="16"/>
                <w:szCs w:val="16"/>
                <w:lang w:val="en-US"/>
              </w:rPr>
              <w:t xml:space="preserve">RQ1: Conceptions of digital footprints. RQ2: Educational activities and processes where digital footprints are used. RQ3: Resources for collecting digital footprints. RQ4: Technologies used for analyzing digital </w:t>
            </w:r>
            <w:proofErr w:type="gramStart"/>
            <w:r w:rsidRPr="006C20C8">
              <w:rPr>
                <w:rFonts w:cstheme="minorHAnsi"/>
                <w:sz w:val="16"/>
                <w:szCs w:val="16"/>
                <w:lang w:val="en-US"/>
              </w:rPr>
              <w:t>footprints</w:t>
            </w:r>
            <w:r>
              <w:rPr>
                <w:rFonts w:cstheme="minorHAnsi"/>
                <w:sz w:val="16"/>
                <w:szCs w:val="16"/>
                <w:lang w:val="en-US"/>
              </w:rPr>
              <w:t>;</w:t>
            </w:r>
            <w:proofErr w:type="gramEnd"/>
          </w:p>
          <w:p w14:paraId="560329ED" w14:textId="17CC5206" w:rsidR="006C20C8" w:rsidRPr="001669AB" w:rsidRDefault="006C20C8" w:rsidP="00235C3C">
            <w:pPr>
              <w:keepNext/>
              <w:rPr>
                <w:rFonts w:cstheme="minorHAnsi"/>
                <w:sz w:val="16"/>
                <w:szCs w:val="16"/>
                <w:lang w:val="en-US"/>
              </w:rPr>
            </w:pPr>
            <w:r w:rsidRPr="006C20C8">
              <w:rPr>
                <w:rFonts w:cstheme="minorHAnsi"/>
                <w:sz w:val="16"/>
                <w:szCs w:val="16"/>
                <w:lang w:val="en-US"/>
              </w:rPr>
              <w:t>Digital footprints are widely used for learning analytics, psychometric modeling, and predicting school success. There is limited research on digital footprints in MOOCs and ethical concerns about data privacy.</w:t>
            </w:r>
          </w:p>
        </w:tc>
      </w:tr>
      <w:tr w:rsidR="006C20C8" w:rsidRPr="00EF381D" w14:paraId="21209844" w14:textId="77777777" w:rsidTr="005C46BE">
        <w:tc>
          <w:tcPr>
            <w:tcW w:w="1812" w:type="dxa"/>
          </w:tcPr>
          <w:p w14:paraId="4F9909FD" w14:textId="15319781" w:rsidR="006C20C8" w:rsidRDefault="00316951" w:rsidP="00B71B88">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{"citationID":"bTydk8VI","properties":{"formattedCitation":"(Nti et al., 2022)","plainCitation":"(Nti et al., 2022)","noteIndex":0},"citationItems":[{"id":1008,"uris":["http://zotero.org/users/local/ZlhuMgGE/items/DELFNIPW"],"itemData":{"id":1008,"type":"article-journal","container-title":"Africa Education Review","DOI":"10.1080/18146627.2023.2284744","ISSN":"1814-6627, 1753-5921","issue":"3","journalAbbreviation":"Africa Education Review","language":"en","page":"55-77","source":"DOI.org (Crossref)","title":"A Bibliometric Analysis of Soft Computing Technology Applications Trends and Characterisation in Educational Research: Africa","title-short":"A Bibliometric Analysis of Soft Computing Technology Applications Trends and Characterisation in Educational Research","volume":"19","author":[{"family":"Nti","given":"Isaac Kofi"},{"family":"Umar Bawah","given":"Faiza"},{"family":"Quarcoo","given":"Juanita Ahia"},{"family":"Kalos","given":"Favour"}],"issued":{"date-parts":[["2022",5,4]]}}}],"schema":"https://github.com/citation-style-language/schema/raw/master/csl-citation.json"} </w:instrText>
            </w:r>
            <w:r>
              <w:rPr>
                <w:rFonts w:cstheme="minorHAnsi"/>
                <w:sz w:val="16"/>
                <w:szCs w:val="16"/>
                <w:lang w:val="en-US"/>
              </w:rPr>
              <w:fldChar w:fldCharType="separate"/>
            </w:r>
            <w:r w:rsidRPr="00316951">
              <w:rPr>
                <w:rFonts w:ascii="Calibri" w:hAnsi="Calibri" w:cs="Calibri"/>
                <w:sz w:val="16"/>
              </w:rPr>
              <w:t>Nti et al., 2022</w:t>
            </w:r>
            <w:r>
              <w:rPr>
                <w:rFonts w:cstheme="minorHAnsi"/>
                <w:sz w:val="16"/>
                <w:szCs w:val="16"/>
                <w:lang w:val="en-US"/>
              </w:rPr>
              <w:fldChar w:fldCharType="end"/>
            </w:r>
            <w:r>
              <w:rPr>
                <w:rFonts w:cstheme="minorHAnsi"/>
                <w:sz w:val="16"/>
                <w:szCs w:val="16"/>
                <w:lang w:val="en-US"/>
              </w:rPr>
              <w:t xml:space="preserve">; </w:t>
            </w:r>
            <w:r w:rsidRPr="00316951">
              <w:rPr>
                <w:rFonts w:cstheme="minorHAnsi"/>
                <w:sz w:val="16"/>
                <w:szCs w:val="16"/>
                <w:lang w:val="en-US"/>
              </w:rPr>
              <w:t xml:space="preserve">A Bibliometric Analysis of Soft Computing Technology Applications Trends and </w:t>
            </w:r>
            <w:proofErr w:type="spellStart"/>
            <w:r w:rsidRPr="00316951">
              <w:rPr>
                <w:rFonts w:cstheme="minorHAnsi"/>
                <w:sz w:val="16"/>
                <w:szCs w:val="16"/>
                <w:lang w:val="en-US"/>
              </w:rPr>
              <w:t>Characterisation</w:t>
            </w:r>
            <w:proofErr w:type="spellEnd"/>
            <w:r w:rsidRPr="00316951">
              <w:rPr>
                <w:rFonts w:cstheme="minorHAnsi"/>
                <w:sz w:val="16"/>
                <w:szCs w:val="16"/>
                <w:lang w:val="en-US"/>
              </w:rPr>
              <w:t xml:space="preserve"> in Educational Research: Afric</w:t>
            </w:r>
            <w:r>
              <w:rPr>
                <w:rFonts w:cstheme="minorHAnsi"/>
                <w:sz w:val="16"/>
                <w:szCs w:val="16"/>
                <w:lang w:val="en-US"/>
              </w:rPr>
              <w:t xml:space="preserve">a, </w:t>
            </w:r>
            <w:r w:rsidRPr="00316951">
              <w:rPr>
                <w:rFonts w:cstheme="minorHAnsi"/>
                <w:sz w:val="16"/>
                <w:szCs w:val="16"/>
                <w:lang w:val="en-US"/>
              </w:rPr>
              <w:t>Africa Education Review</w:t>
            </w:r>
          </w:p>
        </w:tc>
        <w:tc>
          <w:tcPr>
            <w:tcW w:w="1812" w:type="dxa"/>
          </w:tcPr>
          <w:p w14:paraId="3D2120E0" w14:textId="185E0628" w:rsidR="006C20C8" w:rsidRPr="001669AB" w:rsidRDefault="00316951" w:rsidP="00AE01E5">
            <w:pPr>
              <w:rPr>
                <w:rFonts w:cstheme="minorHAnsi"/>
                <w:sz w:val="16"/>
                <w:szCs w:val="16"/>
                <w:lang w:val="en-US"/>
              </w:rPr>
            </w:pPr>
            <w:r w:rsidRPr="00316951">
              <w:rPr>
                <w:rFonts w:cstheme="minorHAnsi"/>
                <w:sz w:val="16"/>
                <w:szCs w:val="16"/>
                <w:lang w:val="en-US"/>
              </w:rPr>
              <w:t>Bibliometric analysis using PRISMA model; 1,358 articles (1960-2021)</w:t>
            </w:r>
          </w:p>
        </w:tc>
        <w:tc>
          <w:tcPr>
            <w:tcW w:w="1812" w:type="dxa"/>
          </w:tcPr>
          <w:p w14:paraId="3AF715C8" w14:textId="31B811E4" w:rsidR="006C20C8" w:rsidRPr="001669AB" w:rsidRDefault="00316951" w:rsidP="00AE01E5">
            <w:pPr>
              <w:rPr>
                <w:rFonts w:cstheme="minorHAnsi"/>
                <w:sz w:val="16"/>
                <w:szCs w:val="16"/>
                <w:lang w:val="en-US"/>
              </w:rPr>
            </w:pPr>
            <w:r w:rsidRPr="00316951">
              <w:rPr>
                <w:rFonts w:cstheme="minorHAnsi"/>
                <w:sz w:val="16"/>
                <w:szCs w:val="16"/>
                <w:lang w:val="en-US"/>
              </w:rPr>
              <w:t>Student academic performance prediction, learning analytics, technology-enhanced education</w:t>
            </w:r>
          </w:p>
        </w:tc>
        <w:tc>
          <w:tcPr>
            <w:tcW w:w="1813" w:type="dxa"/>
          </w:tcPr>
          <w:p w14:paraId="340B5C6B" w14:textId="6D7786F2" w:rsidR="006C20C8" w:rsidRPr="001669AB" w:rsidRDefault="005C5699" w:rsidP="00AE01E5">
            <w:pPr>
              <w:rPr>
                <w:rFonts w:cstheme="minorHAnsi"/>
                <w:sz w:val="16"/>
                <w:szCs w:val="16"/>
                <w:lang w:val="en-US"/>
              </w:rPr>
            </w:pPr>
            <w:r>
              <w:rPr>
                <w:rFonts w:cstheme="minorHAnsi"/>
                <w:sz w:val="16"/>
                <w:szCs w:val="16"/>
                <w:lang w:val="en-US"/>
              </w:rPr>
              <w:t>ML in general</w:t>
            </w:r>
            <w:r w:rsidR="00316951" w:rsidRPr="00316951">
              <w:rPr>
                <w:rFonts w:cstheme="minorHAnsi"/>
                <w:sz w:val="16"/>
                <w:szCs w:val="16"/>
                <w:lang w:val="en-US"/>
              </w:rPr>
              <w:t>,</w:t>
            </w:r>
            <w:r>
              <w:rPr>
                <w:rFonts w:cstheme="minorHAnsi"/>
                <w:sz w:val="16"/>
                <w:szCs w:val="16"/>
                <w:lang w:val="en-US"/>
              </w:rPr>
              <w:t xml:space="preserve"> EDM</w:t>
            </w:r>
            <w:r w:rsidR="00316951" w:rsidRPr="00316951">
              <w:rPr>
                <w:rFonts w:cstheme="minorHAnsi"/>
                <w:sz w:val="16"/>
                <w:szCs w:val="16"/>
                <w:lang w:val="en-US"/>
              </w:rPr>
              <w:t xml:space="preserve">, </w:t>
            </w:r>
            <w:r>
              <w:rPr>
                <w:rFonts w:cstheme="minorHAnsi"/>
                <w:sz w:val="16"/>
                <w:szCs w:val="16"/>
                <w:lang w:val="en-US"/>
              </w:rPr>
              <w:t>AI,</w:t>
            </w:r>
            <w:r w:rsidR="00316951" w:rsidRPr="00316951">
              <w:rPr>
                <w:rFonts w:cstheme="minorHAnsi"/>
                <w:sz w:val="16"/>
                <w:szCs w:val="16"/>
                <w:lang w:val="en-US"/>
              </w:rPr>
              <w:t xml:space="preserve"> Soft Computing</w:t>
            </w:r>
          </w:p>
        </w:tc>
        <w:tc>
          <w:tcPr>
            <w:tcW w:w="1813" w:type="dxa"/>
          </w:tcPr>
          <w:p w14:paraId="446E76BA" w14:textId="77777777" w:rsidR="006C20C8" w:rsidRDefault="00316951" w:rsidP="00235C3C">
            <w:pPr>
              <w:keepNext/>
              <w:rPr>
                <w:rFonts w:cstheme="minorHAnsi"/>
                <w:sz w:val="16"/>
                <w:szCs w:val="16"/>
                <w:lang w:val="en-US"/>
              </w:rPr>
            </w:pPr>
            <w:r w:rsidRPr="00316951">
              <w:rPr>
                <w:rFonts w:cstheme="minorHAnsi"/>
                <w:sz w:val="16"/>
                <w:szCs w:val="16"/>
                <w:lang w:val="en-US"/>
              </w:rPr>
              <w:t xml:space="preserve">RQ1: Trends in SCTAE research in Africa. RQ2: Most impactful authors, papers, and institutions. RQ3: Intellectual framework of SCTAE knowledge base. RQ4: Key research areas and challenges in </w:t>
            </w:r>
            <w:proofErr w:type="gramStart"/>
            <w:r w:rsidRPr="00316951">
              <w:rPr>
                <w:rFonts w:cstheme="minorHAnsi"/>
                <w:sz w:val="16"/>
                <w:szCs w:val="16"/>
                <w:lang w:val="en-US"/>
              </w:rPr>
              <w:t>SCTAE</w:t>
            </w:r>
            <w:r>
              <w:rPr>
                <w:rFonts w:cstheme="minorHAnsi"/>
                <w:sz w:val="16"/>
                <w:szCs w:val="16"/>
                <w:lang w:val="en-US"/>
              </w:rPr>
              <w:t>;</w:t>
            </w:r>
            <w:proofErr w:type="gramEnd"/>
          </w:p>
          <w:p w14:paraId="32E548A4" w14:textId="78A1B38D" w:rsidR="00316951" w:rsidRPr="001669AB" w:rsidRDefault="00316951" w:rsidP="00235C3C">
            <w:pPr>
              <w:keepNext/>
              <w:rPr>
                <w:rFonts w:cstheme="minorHAnsi"/>
                <w:sz w:val="16"/>
                <w:szCs w:val="16"/>
                <w:lang w:val="en-US"/>
              </w:rPr>
            </w:pPr>
            <w:r w:rsidRPr="00316951">
              <w:rPr>
                <w:rFonts w:cstheme="minorHAnsi"/>
                <w:sz w:val="16"/>
                <w:szCs w:val="16"/>
                <w:lang w:val="en-US"/>
              </w:rPr>
              <w:t>Growth in AI and machine learning for education. Focus on student academic performance and learning analytics. Limited research on early education and AI-driven student assessments. Challenges in network infrastructure, educator training, and ethical AI use.</w:t>
            </w:r>
          </w:p>
        </w:tc>
      </w:tr>
      <w:tr w:rsidR="006C20C8" w:rsidRPr="00EF381D" w14:paraId="129724AC" w14:textId="77777777" w:rsidTr="005C46BE">
        <w:tc>
          <w:tcPr>
            <w:tcW w:w="1812" w:type="dxa"/>
          </w:tcPr>
          <w:p w14:paraId="0E6065C5" w14:textId="42BE209A" w:rsidR="006C20C8" w:rsidRDefault="00316951" w:rsidP="00B71B88">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{"citationID":"IW3IzEqX","properties":{"formattedCitation":"(Gouseti et al., 2024)","plainCitation":"(Gouseti et al., 2024)","noteIndex":0},"citationItems":[{"id":1009,"uris":["http://zotero.org/users/local/ZlhuMgGE/items/JM8P69DL"],"itemData":{"id":1009,"type":"article-journal","container-title":"Technology, Pedagogy and Education","DOI":"10.1080/1475939X.2024.2428601","ISSN":"1475-939X, 1747-5139","journalAbbreviation":"Technology, Pedagogy and Education","language":"en","page":"1-22","source":"DOI.org (Crossref)","title":"The ethics of using AI in K-12 education: a systematic literature review","title-short":"The ethics of using AI in K-12 education","author":[{"family":"Gouseti","given":"Anastasia"},{"family":"James","given":"Fiona"},{"family":"Fallin","given":"Lee"},{"family":"Burden","given":"Kevin"}],"issued":{"date-parts":[["2024",11,26]]}}}],"schema":"https://github.com/citation-style-language/schema/raw/master/csl-citation.json"} </w:instrText>
            </w:r>
            <w:r>
              <w:rPr>
                <w:rFonts w:cstheme="minorHAnsi"/>
                <w:sz w:val="16"/>
                <w:szCs w:val="16"/>
                <w:lang w:val="en-US"/>
              </w:rPr>
              <w:fldChar w:fldCharType="separate"/>
            </w:r>
            <w:r w:rsidRPr="00316951">
              <w:rPr>
                <w:rFonts w:ascii="Calibri" w:hAnsi="Calibri" w:cs="Calibri"/>
                <w:sz w:val="16"/>
              </w:rPr>
              <w:t>Gouseti et al., 2024</w:t>
            </w:r>
            <w:r>
              <w:rPr>
                <w:rFonts w:cstheme="minorHAnsi"/>
                <w:sz w:val="16"/>
                <w:szCs w:val="16"/>
                <w:lang w:val="en-US"/>
              </w:rPr>
              <w:fldChar w:fldCharType="end"/>
            </w:r>
            <w:r>
              <w:rPr>
                <w:rFonts w:cstheme="minorHAnsi"/>
                <w:sz w:val="16"/>
                <w:szCs w:val="16"/>
                <w:lang w:val="en-US"/>
              </w:rPr>
              <w:t xml:space="preserve">; </w:t>
            </w:r>
            <w:r w:rsidRPr="00316951">
              <w:rPr>
                <w:rFonts w:cstheme="minorHAnsi"/>
                <w:sz w:val="16"/>
                <w:szCs w:val="16"/>
                <w:lang w:val="en-US"/>
              </w:rPr>
              <w:t>The Ethics of Using AI in K-12 Education: A Systematic Literature Review</w:t>
            </w:r>
            <w:r>
              <w:rPr>
                <w:rFonts w:cstheme="minorHAnsi"/>
                <w:sz w:val="16"/>
                <w:szCs w:val="16"/>
                <w:lang w:val="en-US"/>
              </w:rPr>
              <w:t xml:space="preserve">, </w:t>
            </w:r>
            <w:r w:rsidRPr="00316951">
              <w:rPr>
                <w:rFonts w:cstheme="minorHAnsi"/>
                <w:sz w:val="16"/>
                <w:szCs w:val="16"/>
                <w:lang w:val="en-US"/>
              </w:rPr>
              <w:t>Technology, Pedagogy and Education</w:t>
            </w:r>
          </w:p>
        </w:tc>
        <w:tc>
          <w:tcPr>
            <w:tcW w:w="1812" w:type="dxa"/>
          </w:tcPr>
          <w:p w14:paraId="232CF6A2" w14:textId="47541A84" w:rsidR="006C20C8" w:rsidRPr="001669AB" w:rsidRDefault="004B0CD2" w:rsidP="00AE01E5">
            <w:pPr>
              <w:rPr>
                <w:rFonts w:cstheme="minorHAnsi"/>
                <w:sz w:val="16"/>
                <w:szCs w:val="16"/>
                <w:lang w:val="en-US"/>
              </w:rPr>
            </w:pPr>
            <w:r>
              <w:rPr>
                <w:rFonts w:cstheme="minorHAnsi"/>
                <w:sz w:val="16"/>
                <w:szCs w:val="16"/>
                <w:lang w:val="en-US"/>
              </w:rPr>
              <w:t>SLR</w:t>
            </w:r>
            <w:r w:rsidR="00316951" w:rsidRPr="00316951">
              <w:rPr>
                <w:rFonts w:cstheme="minorHAnsi"/>
                <w:sz w:val="16"/>
                <w:szCs w:val="16"/>
                <w:lang w:val="en-US"/>
              </w:rPr>
              <w:t xml:space="preserve"> based on PRISMA methodology; 25 peer-reviewed studies (2010-2023)</w:t>
            </w:r>
          </w:p>
        </w:tc>
        <w:tc>
          <w:tcPr>
            <w:tcW w:w="1812" w:type="dxa"/>
          </w:tcPr>
          <w:p w14:paraId="0EFE63F2" w14:textId="5260555E" w:rsidR="006C20C8" w:rsidRPr="001669AB" w:rsidRDefault="00316951" w:rsidP="00AE01E5">
            <w:pPr>
              <w:rPr>
                <w:rFonts w:cstheme="minorHAnsi"/>
                <w:sz w:val="16"/>
                <w:szCs w:val="16"/>
                <w:lang w:val="en-US"/>
              </w:rPr>
            </w:pPr>
            <w:r w:rsidRPr="00316951">
              <w:rPr>
                <w:rFonts w:cstheme="minorHAnsi"/>
                <w:sz w:val="16"/>
                <w:szCs w:val="16"/>
                <w:lang w:val="en-US"/>
              </w:rPr>
              <w:t>Not focused on student performance prediction but on ethical concerns in AI use in K-12 education</w:t>
            </w:r>
          </w:p>
        </w:tc>
        <w:tc>
          <w:tcPr>
            <w:tcW w:w="1813" w:type="dxa"/>
          </w:tcPr>
          <w:p w14:paraId="504CEC24" w14:textId="57FDFD07" w:rsidR="006C20C8" w:rsidRPr="001669AB" w:rsidRDefault="00316951" w:rsidP="00AE01E5">
            <w:pPr>
              <w:rPr>
                <w:rFonts w:cstheme="minorHAnsi"/>
                <w:sz w:val="16"/>
                <w:szCs w:val="16"/>
                <w:lang w:val="en-US"/>
              </w:rPr>
            </w:pPr>
            <w:r w:rsidRPr="00316951">
              <w:rPr>
                <w:rFonts w:cstheme="minorHAnsi"/>
                <w:sz w:val="16"/>
                <w:szCs w:val="16"/>
                <w:lang w:val="en-US"/>
              </w:rPr>
              <w:t>AI-based adaptive learning,</w:t>
            </w:r>
            <w:r w:rsidR="005C5699">
              <w:rPr>
                <w:rFonts w:cstheme="minorHAnsi"/>
                <w:sz w:val="16"/>
                <w:szCs w:val="16"/>
                <w:lang w:val="en-US"/>
              </w:rPr>
              <w:t xml:space="preserve"> ITS</w:t>
            </w:r>
            <w:r w:rsidRPr="00316951">
              <w:rPr>
                <w:rFonts w:cstheme="minorHAnsi"/>
                <w:sz w:val="16"/>
                <w:szCs w:val="16"/>
                <w:lang w:val="en-US"/>
              </w:rPr>
              <w:t xml:space="preserve">, Emotion AI, AI-powered surveillance, </w:t>
            </w:r>
            <w:r w:rsidR="005C5699">
              <w:rPr>
                <w:rFonts w:cstheme="minorHAnsi"/>
                <w:sz w:val="16"/>
                <w:szCs w:val="16"/>
                <w:lang w:val="en-US"/>
              </w:rPr>
              <w:t>ML in general</w:t>
            </w:r>
          </w:p>
        </w:tc>
        <w:tc>
          <w:tcPr>
            <w:tcW w:w="1813" w:type="dxa"/>
          </w:tcPr>
          <w:p w14:paraId="6F895754" w14:textId="77777777" w:rsidR="006C20C8" w:rsidRDefault="00316951" w:rsidP="00235C3C">
            <w:pPr>
              <w:keepNext/>
              <w:rPr>
                <w:rFonts w:cstheme="minorHAnsi"/>
                <w:sz w:val="16"/>
                <w:szCs w:val="16"/>
                <w:lang w:val="en-US"/>
              </w:rPr>
            </w:pPr>
            <w:r w:rsidRPr="00316951">
              <w:rPr>
                <w:rFonts w:cstheme="minorHAnsi"/>
                <w:sz w:val="16"/>
                <w:szCs w:val="16"/>
                <w:lang w:val="en-US"/>
              </w:rPr>
              <w:t xml:space="preserve">RQ1: Challenges relating to AI ethics in K-12 education. RQ2: Key responses to AI ethics in </w:t>
            </w:r>
            <w:proofErr w:type="gramStart"/>
            <w:r w:rsidRPr="00316951">
              <w:rPr>
                <w:rFonts w:cstheme="minorHAnsi"/>
                <w:sz w:val="16"/>
                <w:szCs w:val="16"/>
                <w:lang w:val="en-US"/>
              </w:rPr>
              <w:t>schools</w:t>
            </w:r>
            <w:r>
              <w:rPr>
                <w:rFonts w:cstheme="minorHAnsi"/>
                <w:sz w:val="16"/>
                <w:szCs w:val="16"/>
                <w:lang w:val="en-US"/>
              </w:rPr>
              <w:t>;</w:t>
            </w:r>
            <w:proofErr w:type="gramEnd"/>
          </w:p>
          <w:p w14:paraId="320C07E2" w14:textId="50C13996" w:rsidR="00316951" w:rsidRPr="001669AB" w:rsidRDefault="00316951" w:rsidP="00235C3C">
            <w:pPr>
              <w:keepNext/>
              <w:rPr>
                <w:rFonts w:cstheme="minorHAnsi"/>
                <w:sz w:val="16"/>
                <w:szCs w:val="16"/>
                <w:lang w:val="en-US"/>
              </w:rPr>
            </w:pPr>
            <w:r w:rsidRPr="00316951">
              <w:rPr>
                <w:rFonts w:cstheme="minorHAnsi"/>
                <w:sz w:val="16"/>
                <w:szCs w:val="16"/>
                <w:lang w:val="en-US"/>
              </w:rPr>
              <w:t>AI ethics is under-researched in K-12 education. Teachers and students lack awareness of AI ethics. Ethical concerns include bias, surveillance, privacy, emotional AI, and algorithmic decision-making. Need for AI literacy, ethics integration in curricula, and professional development for teachers.</w:t>
            </w:r>
          </w:p>
        </w:tc>
      </w:tr>
    </w:tbl>
    <w:p w14:paraId="34C00E7B" w14:textId="77980AB3" w:rsidR="004B0CD2" w:rsidRPr="004B0CD2" w:rsidRDefault="00235C3C" w:rsidP="004B0CD2">
      <w:pPr>
        <w:pStyle w:val="Caption"/>
      </w:pPr>
      <w:r>
        <w:lastRenderedPageBreak/>
        <w:t xml:space="preserve">Table </w:t>
      </w:r>
      <w:fldSimple w:instr=" SEQ Table \* ARABIC ">
        <w:r>
          <w:rPr>
            <w:noProof/>
          </w:rPr>
          <w:t>2</w:t>
        </w:r>
      </w:fldSimple>
      <w:r>
        <w:t xml:space="preserve">: </w:t>
      </w:r>
      <w:r w:rsidRPr="00DB41AC">
        <w:t xml:space="preserve">Analysis of the </w:t>
      </w:r>
      <w:r>
        <w:t>1</w:t>
      </w:r>
      <w:r w:rsidR="00624157">
        <w:t>9</w:t>
      </w:r>
      <w:r w:rsidRPr="00DB41AC">
        <w:t xml:space="preserve"> </w:t>
      </w:r>
      <w:r>
        <w:t xml:space="preserve">review studies in the WOS </w:t>
      </w:r>
      <w:r w:rsidR="00624157">
        <w:t xml:space="preserve">and Taylor and Francis </w:t>
      </w:r>
      <w:r>
        <w:t>collection.</w:t>
      </w:r>
      <w:r w:rsidR="004B0CD2">
        <w:t xml:space="preserve"> Legend of abbreviations: </w:t>
      </w:r>
      <w:r w:rsidR="004B0CD2" w:rsidRPr="004B0CD2">
        <w:t xml:space="preserve">ANN (Artificial Neural Networks), AUC (Area Under the Curve), AI (Artificial Intelligence), CNN (Convolutional Neural Networks), CT (Computational Thinking), DL (Deep Learning), DT (Decision Trees), EDM (Educational Data Mining), EDA (Educational Data Analytics), F1-score (F1-score), GPA (Grade Point Average), ITS (Intelligent Tutoring Systems), k-NN (k-Nearest </w:t>
      </w:r>
      <w:proofErr w:type="spellStart"/>
      <w:r w:rsidR="004B0CD2" w:rsidRPr="004B0CD2">
        <w:t>Neighbors</w:t>
      </w:r>
      <w:proofErr w:type="spellEnd"/>
      <w:r w:rsidR="004B0CD2" w:rsidRPr="004B0CD2">
        <w:t xml:space="preserve">), LGR (Logistic Regression), LMS (Learning Management System), LSTM (Long Short-Term Memory), ML (Machine Learning), MLP (Multilayer Perceptron), MOOC (Massive Open Online Course), NB (Naïve Bayes), NLP (Natural Language Processing), PRISMA (Preferred Reporting Items for Systematic Reviews and Meta-Analyses), Q-Learning (Q-Learning), RF (Random Forest), RNN (Recurrent Neural Networks), ROC (Receiver Operating Characteristic), SARSA (State-Action-Reward-State-Action), SCTAE (Soft Computing Technology Applications in Education), SLR (Systematic Literature Review), SMS (Student Management System), SVM (Support Vector Machine), WEKA (Waikato Environment for Knowledge Analysis), </w:t>
      </w:r>
      <w:proofErr w:type="spellStart"/>
      <w:r w:rsidR="004B0CD2" w:rsidRPr="004B0CD2">
        <w:t>XGBoost</w:t>
      </w:r>
      <w:proofErr w:type="spellEnd"/>
      <w:r w:rsidR="004B0CD2" w:rsidRPr="004B0CD2">
        <w:t xml:space="preserve"> (Extreme Gradient Boosting).</w:t>
      </w:r>
    </w:p>
    <w:p w14:paraId="7C365923" w14:textId="61FD0AEF" w:rsidR="001D521F" w:rsidRDefault="001D521F" w:rsidP="00406C04">
      <w:pPr>
        <w:rPr>
          <w:lang w:val="en-US"/>
        </w:rPr>
      </w:pPr>
      <w:r w:rsidRPr="001D521F">
        <w:rPr>
          <w:lang w:val="en-US"/>
        </w:rPr>
        <w:t>Bibliometric analysis is a quantitative method used in systematic literature reviews to assess research productivity and impact</w:t>
      </w:r>
      <w:r>
        <w:rPr>
          <w:lang w:val="en-US"/>
        </w:rPr>
        <w:t xml:space="preserve"> </w:t>
      </w:r>
      <w:r>
        <w:rPr>
          <w:lang w:val="en-US"/>
        </w:rPr>
        <w:fldChar w:fldCharType="begin"/>
      </w:r>
      <w:r>
        <w:rPr>
          <w:lang w:val="en-US"/>
        </w:rPr>
        <w:instrText xml:space="preserve"> ADDIN ZOTERO_ITEM CSL_CITATION {"citationID":"iDVHAU9U","properties":{"formattedCitation":"(Lim &amp; Kumar, 2024)","plainCitation":"(Lim &amp; Kumar, 2024)","noteIndex":0},"citationItems":[{"id":947,"uris":["http://zotero.org/users/local/ZlhuMgGE/items/8TCEUEDN"],"itemData":{"id":947,"type":"article-journal","abstract":"Abstract\n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Pr>
          <w:lang w:val="en-US"/>
        </w:rPr>
        <w:fldChar w:fldCharType="separate"/>
      </w:r>
      <w:r w:rsidRPr="001D521F">
        <w:rPr>
          <w:rFonts w:ascii="Calibri" w:hAnsi="Calibri" w:cs="Calibri"/>
        </w:rPr>
        <w:t>(Lim &amp; Kumar, 2024)</w:t>
      </w:r>
      <w:r>
        <w:rPr>
          <w:lang w:val="en-US"/>
        </w:rPr>
        <w:fldChar w:fldCharType="end"/>
      </w:r>
      <w:r>
        <w:rPr>
          <w:lang w:val="en-US"/>
        </w:rPr>
        <w:t>. Many semina</w:t>
      </w:r>
      <w:r w:rsidR="00CD1BA1">
        <w:rPr>
          <w:lang w:val="en-US"/>
        </w:rPr>
        <w:t>l</w:t>
      </w:r>
      <w:r>
        <w:rPr>
          <w:lang w:val="en-US"/>
        </w:rPr>
        <w:t xml:space="preserve"> guides</w:t>
      </w:r>
      <w:r w:rsidR="000348BB">
        <w:rPr>
          <w:lang w:val="en-US"/>
        </w:rPr>
        <w:t xml:space="preserve"> on this topic have been</w:t>
      </w:r>
      <w:r>
        <w:rPr>
          <w:lang w:val="en-US"/>
        </w:rPr>
        <w:t xml:space="preserve"> published</w:t>
      </w:r>
      <w:r w:rsidR="000348BB">
        <w:rPr>
          <w:lang w:val="en-US"/>
        </w:rPr>
        <w:t>,</w:t>
      </w:r>
      <w:r>
        <w:rPr>
          <w:lang w:val="en-US"/>
        </w:rPr>
        <w:t xml:space="preserve"> e.</w:t>
      </w:r>
      <w:r w:rsidR="000348BB">
        <w:rPr>
          <w:lang w:val="en-US"/>
        </w:rPr>
        <w:t>g</w:t>
      </w:r>
      <w:r>
        <w:rPr>
          <w:lang w:val="en-US"/>
        </w:rPr>
        <w:t>.</w:t>
      </w:r>
      <w:r w:rsidR="000348BB">
        <w:rPr>
          <w:lang w:val="en-US"/>
        </w:rPr>
        <w:t>,</w:t>
      </w:r>
      <w:r>
        <w:rPr>
          <w:lang w:val="en-US"/>
        </w:rPr>
        <w:t xml:space="preserve"> by</w:t>
      </w:r>
      <w:r w:rsidR="00F375BC">
        <w:rPr>
          <w:lang w:val="en-US"/>
        </w:rPr>
        <w:t xml:space="preserve"> </w:t>
      </w:r>
      <w:r w:rsidR="00F375BC">
        <w:rPr>
          <w:lang w:val="en-US"/>
        </w:rPr>
        <w:fldChar w:fldCharType="begin"/>
      </w:r>
      <w:r w:rsidR="002F595E">
        <w:rPr>
          <w:lang w:val="en-US"/>
        </w:rPr>
        <w:instrText xml:space="preserve"> ADDIN ZOTERO_ITEM CSL_CITATION {"citationID":"MyKQtVVz","properties":{"formattedCitation":"(Donthu et al., 2021; Lim &amp; Kumar, 2024)","plainCitation":"(Donthu et al., 2021; Lim &amp; Kumar, 2024)","dontUpdate":true,"noteIndex":0},"citationItems":[{"id":949,"uris":["http://zotero.org/users/local/ZlhuMgGE/items/IS6C2SKK"],"itemData":{"id":949,"type":"article-journal","container-title":"Journal of Business Research","DOI":"10.1016/j.jbusres.2021.04.070","ISSN":"01482963","journalAbbreviation":"Journal of Business Research","language":"en","page":"285-296","source":"DOI.org (Crossref)","title":"How to conduct a bibliometric analysis: An overview and guidelines","title-short":"How to conduct a bibliometric analysis","volume":"133","author":[{"family":"Donthu","given":"Naveen"},{"family":"Kumar","given":"Satish"},{"family":"Mukherjee","given":"Debmalya"},{"family":"Pandey","given":"Nitesh"},{"family":"Lim","given":"Weng Marc"}],"issued":{"date-parts":[["2021",9]]}}},{"id":947,"uris":["http://zotero.org/users/local/ZlhuMgGE/items/8TCEUEDN"],"itemData":{"id":947,"type":"article-journal","abstract":"Abstract\n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sidR="00F375BC">
        <w:rPr>
          <w:lang w:val="en-US"/>
        </w:rPr>
        <w:fldChar w:fldCharType="separate"/>
      </w:r>
      <w:r w:rsidR="00F375BC" w:rsidRPr="00F375BC">
        <w:rPr>
          <w:rFonts w:ascii="Calibri" w:hAnsi="Calibri" w:cs="Calibri"/>
        </w:rPr>
        <w:t xml:space="preserve">Donthu et al., </w:t>
      </w:r>
      <w:r w:rsidR="00F375BC">
        <w:rPr>
          <w:rFonts w:ascii="Calibri" w:hAnsi="Calibri" w:cs="Calibri"/>
        </w:rPr>
        <w:t>(</w:t>
      </w:r>
      <w:r w:rsidR="00F375BC" w:rsidRPr="00F375BC">
        <w:rPr>
          <w:rFonts w:ascii="Calibri" w:hAnsi="Calibri" w:cs="Calibri"/>
        </w:rPr>
        <w:t>2021</w:t>
      </w:r>
      <w:r w:rsidR="00F375BC">
        <w:rPr>
          <w:rFonts w:ascii="Calibri" w:hAnsi="Calibri" w:cs="Calibri"/>
        </w:rPr>
        <w:t>)</w:t>
      </w:r>
      <w:r w:rsidR="00F375BC" w:rsidRPr="00F375BC">
        <w:rPr>
          <w:rFonts w:ascii="Calibri" w:hAnsi="Calibri" w:cs="Calibri"/>
        </w:rPr>
        <w:t xml:space="preserve">; Lim &amp; Kumar, </w:t>
      </w:r>
      <w:r w:rsidR="00F375BC">
        <w:rPr>
          <w:rFonts w:ascii="Calibri" w:hAnsi="Calibri" w:cs="Calibri"/>
        </w:rPr>
        <w:t>(</w:t>
      </w:r>
      <w:r w:rsidR="00F375BC" w:rsidRPr="00F375BC">
        <w:rPr>
          <w:rFonts w:ascii="Calibri" w:hAnsi="Calibri" w:cs="Calibri"/>
        </w:rPr>
        <w:t>2024)</w:t>
      </w:r>
      <w:r w:rsidR="00F375BC">
        <w:rPr>
          <w:lang w:val="en-US"/>
        </w:rPr>
        <w:fldChar w:fldCharType="end"/>
      </w:r>
      <w:r w:rsidR="000348BB">
        <w:rPr>
          <w:lang w:val="en-US"/>
        </w:rPr>
        <w:t xml:space="preserve">, focusing </w:t>
      </w:r>
      <w:r>
        <w:rPr>
          <w:lang w:val="en-US"/>
        </w:rPr>
        <w:t xml:space="preserve">on performance metrics </w:t>
      </w:r>
      <w:r w:rsidR="000348BB">
        <w:rPr>
          <w:lang w:val="en-US"/>
        </w:rPr>
        <w:t>such as</w:t>
      </w:r>
      <w:r>
        <w:rPr>
          <w:lang w:val="en-US"/>
        </w:rPr>
        <w:t xml:space="preserve"> publication</w:t>
      </w:r>
      <w:r w:rsidR="000348BB">
        <w:rPr>
          <w:lang w:val="en-US"/>
        </w:rPr>
        <w:t xml:space="preserve"> counts</w:t>
      </w:r>
      <w:r>
        <w:rPr>
          <w:lang w:val="en-US"/>
        </w:rPr>
        <w:t>, citation</w:t>
      </w:r>
      <w:r w:rsidR="000348BB">
        <w:rPr>
          <w:lang w:val="en-US"/>
        </w:rPr>
        <w:t xml:space="preserve"> analysis</w:t>
      </w:r>
      <w:r>
        <w:rPr>
          <w:lang w:val="en-US"/>
        </w:rPr>
        <w:t>, authorship</w:t>
      </w:r>
      <w:r w:rsidR="000348BB">
        <w:rPr>
          <w:lang w:val="en-US"/>
        </w:rPr>
        <w:t xml:space="preserve"> trends</w:t>
      </w:r>
      <w:r>
        <w:rPr>
          <w:lang w:val="en-US"/>
        </w:rPr>
        <w:t xml:space="preserve">, </w:t>
      </w:r>
      <w:r w:rsidR="000348BB">
        <w:rPr>
          <w:lang w:val="en-US"/>
        </w:rPr>
        <w:t>keyword</w:t>
      </w:r>
      <w:r>
        <w:rPr>
          <w:lang w:val="en-US"/>
        </w:rPr>
        <w:t xml:space="preserve"> clustering, nomological networking, knowledge gaps, coverage of research, and so on.</w:t>
      </w:r>
      <w:r w:rsidR="0005040E">
        <w:rPr>
          <w:lang w:val="en-US"/>
        </w:rPr>
        <w:t xml:space="preserve"> </w:t>
      </w:r>
      <w:r w:rsidR="00CD1BA1">
        <w:rPr>
          <w:lang w:val="en-US"/>
        </w:rPr>
        <w:t>T</w:t>
      </w:r>
      <w:r w:rsidR="0005040E" w:rsidRPr="0005040E">
        <w:rPr>
          <w:lang w:val="en-US"/>
        </w:rPr>
        <w:t xml:space="preserve">his technique leverages big data and software tools (e.g., </w:t>
      </w:r>
      <w:r w:rsidR="00F375BC" w:rsidRPr="00CD1BA1">
        <w:rPr>
          <w:i/>
          <w:iCs/>
          <w:lang w:val="en-US"/>
        </w:rPr>
        <w:t>Gephi</w:t>
      </w:r>
      <w:r w:rsidR="00F375BC">
        <w:rPr>
          <w:lang w:val="en-US"/>
        </w:rPr>
        <w:t xml:space="preserve">, </w:t>
      </w:r>
      <w:proofErr w:type="spellStart"/>
      <w:r w:rsidR="000348BB" w:rsidRPr="00DE6B36">
        <w:rPr>
          <w:i/>
          <w:iCs/>
          <w:lang w:val="en-US"/>
        </w:rPr>
        <w:t>V</w:t>
      </w:r>
      <w:r w:rsidR="0005040E" w:rsidRPr="00DE6B36">
        <w:rPr>
          <w:i/>
          <w:iCs/>
          <w:lang w:val="en-US"/>
        </w:rPr>
        <w:t>OSvi</w:t>
      </w:r>
      <w:r w:rsidR="0005040E" w:rsidRPr="00CD1BA1">
        <w:rPr>
          <w:i/>
          <w:iCs/>
          <w:lang w:val="en-US"/>
        </w:rPr>
        <w:t>ewer</w:t>
      </w:r>
      <w:proofErr w:type="spellEnd"/>
      <w:r w:rsidR="0005040E">
        <w:rPr>
          <w:lang w:val="en-US"/>
        </w:rPr>
        <w:t>, or other already established statistics library tools</w:t>
      </w:r>
      <w:r w:rsidR="002A5AF2">
        <w:rPr>
          <w:lang w:val="en-US"/>
        </w:rPr>
        <w:t xml:space="preserve"> such as </w:t>
      </w:r>
      <w:r w:rsidR="002A5AF2" w:rsidRPr="00CD1BA1">
        <w:rPr>
          <w:i/>
          <w:iCs/>
          <w:lang w:val="en-US"/>
        </w:rPr>
        <w:t>bibliometrics</w:t>
      </w:r>
      <w:r w:rsidR="000348BB">
        <w:rPr>
          <w:i/>
          <w:iCs/>
          <w:lang w:val="en-US"/>
        </w:rPr>
        <w:t xml:space="preserve"> </w:t>
      </w:r>
      <w:r w:rsidR="000348BB" w:rsidRPr="000348BB">
        <w:rPr>
          <w:lang w:val="en-US"/>
        </w:rPr>
        <w:t>package</w:t>
      </w:r>
      <w:r w:rsidR="002A5AF2" w:rsidRPr="000348BB">
        <w:rPr>
          <w:lang w:val="en-US"/>
        </w:rPr>
        <w:t xml:space="preserve"> in</w:t>
      </w:r>
      <w:r w:rsidR="002A5AF2">
        <w:rPr>
          <w:lang w:val="en-US"/>
        </w:rPr>
        <w:t xml:space="preserve"> </w:t>
      </w:r>
      <w:r w:rsidR="002A5AF2" w:rsidRPr="00CD1BA1">
        <w:rPr>
          <w:i/>
          <w:iCs/>
          <w:lang w:val="en-US"/>
        </w:rPr>
        <w:t>R</w:t>
      </w:r>
      <w:r w:rsidR="0005040E" w:rsidRPr="0005040E">
        <w:rPr>
          <w:lang w:val="en-US"/>
        </w:rPr>
        <w:t>) to provide an objective overview of a research domain</w:t>
      </w:r>
      <w:r w:rsidR="0005040E">
        <w:rPr>
          <w:lang w:val="en-US"/>
        </w:rPr>
        <w:t>.</w:t>
      </w:r>
    </w:p>
    <w:p w14:paraId="17D1DF07" w14:textId="2EAE4112" w:rsidR="00D236A5" w:rsidRDefault="00D236A5" w:rsidP="00406C04">
      <w:pPr>
        <w:rPr>
          <w:lang w:val="en-US"/>
        </w:rPr>
      </w:pPr>
      <w:r>
        <w:rPr>
          <w:lang w:val="en-US"/>
        </w:rPr>
        <w:t>The present review study is focu</w:t>
      </w:r>
      <w:r w:rsidR="00587AAD">
        <w:rPr>
          <w:lang w:val="en-US"/>
        </w:rPr>
        <w:t>sed</w:t>
      </w:r>
      <w:r>
        <w:rPr>
          <w:lang w:val="en-US"/>
        </w:rPr>
        <w:t xml:space="preserve"> on research about </w:t>
      </w:r>
      <w:r w:rsidR="000348BB">
        <w:rPr>
          <w:lang w:val="en-US"/>
        </w:rPr>
        <w:t>ML</w:t>
      </w:r>
      <w:r>
        <w:rPr>
          <w:lang w:val="en-US"/>
        </w:rPr>
        <w:t xml:space="preserve"> methods for </w:t>
      </w:r>
      <w:r w:rsidR="000348BB" w:rsidRPr="000348BB">
        <w:rPr>
          <w:lang w:val="en-US"/>
        </w:rPr>
        <w:t>predicting academic success</w:t>
      </w:r>
      <w:r>
        <w:rPr>
          <w:lang w:val="en-US"/>
        </w:rPr>
        <w:t xml:space="preserve"> and therefore opens the following research questions:</w:t>
      </w:r>
    </w:p>
    <w:p w14:paraId="5F88D0E8" w14:textId="42D2AEFB" w:rsidR="00D236A5" w:rsidRPr="00D236A5" w:rsidRDefault="00D236A5" w:rsidP="00D236A5">
      <w:pPr>
        <w:rPr>
          <w:lang w:val="en-US"/>
        </w:rPr>
      </w:pPr>
      <w:r w:rsidRPr="00D236A5">
        <w:rPr>
          <w:lang w:val="en-US"/>
        </w:rPr>
        <w:t>RQ1: What are the primary research themes and trends in the domain of academic success prediction using machine learning, based on the analysis of abstracts and keyword co-occurrence?</w:t>
      </w:r>
    </w:p>
    <w:p w14:paraId="4242DC1F" w14:textId="5A843E11" w:rsidR="00D236A5" w:rsidRPr="00D236A5" w:rsidRDefault="00D236A5" w:rsidP="00D236A5">
      <w:pPr>
        <w:rPr>
          <w:lang w:val="en-US"/>
        </w:rPr>
      </w:pPr>
      <w:r w:rsidRPr="00D236A5">
        <w:rPr>
          <w:lang w:val="en-US"/>
        </w:rPr>
        <w:t xml:space="preserve">RQ2: How do publication patterns and cited reference counts vary over time in </w:t>
      </w:r>
      <w:r>
        <w:rPr>
          <w:lang w:val="en-US"/>
        </w:rPr>
        <w:t>t</w:t>
      </w:r>
      <w:r w:rsidRPr="00D236A5">
        <w:rPr>
          <w:lang w:val="en-US"/>
        </w:rPr>
        <w:t>he research on academic success prediction?</w:t>
      </w:r>
    </w:p>
    <w:p w14:paraId="1797CA80" w14:textId="6D191E2D" w:rsidR="00E94E6B" w:rsidRDefault="00E94E6B" w:rsidP="00D236A5">
      <w:pPr>
        <w:pStyle w:val="Heading2"/>
        <w:numPr>
          <w:ilvl w:val="0"/>
          <w:numId w:val="11"/>
        </w:numPr>
        <w:rPr>
          <w:lang w:val="en-US"/>
        </w:rPr>
      </w:pPr>
      <w:r>
        <w:rPr>
          <w:lang w:val="en-US"/>
        </w:rPr>
        <w:t>Methods</w:t>
      </w:r>
    </w:p>
    <w:p w14:paraId="4E0A8830" w14:textId="6DA40BE6" w:rsidR="00371197" w:rsidRDefault="00371197" w:rsidP="00371197">
      <w:pPr>
        <w:pStyle w:val="Heading3"/>
        <w:numPr>
          <w:ilvl w:val="1"/>
          <w:numId w:val="11"/>
        </w:numPr>
        <w:rPr>
          <w:lang w:val="en-US"/>
        </w:rPr>
      </w:pPr>
      <w:r>
        <w:rPr>
          <w:lang w:val="en-US"/>
        </w:rPr>
        <w:t>Literature search</w:t>
      </w:r>
    </w:p>
    <w:p w14:paraId="2DA1646B" w14:textId="28A320F2" w:rsidR="003C604F" w:rsidRDefault="004D53FB" w:rsidP="00606F45">
      <w:pPr>
        <w:rPr>
          <w:lang w:val="en-US"/>
        </w:rPr>
      </w:pPr>
      <w:r w:rsidRPr="004D53FB">
        <w:rPr>
          <w:lang w:val="en-US"/>
        </w:rPr>
        <w:t>A preliminary analysis was conducted across</w:t>
      </w:r>
      <w:r>
        <w:rPr>
          <w:lang w:val="en-US"/>
        </w:rPr>
        <w:t xml:space="preserve"> </w:t>
      </w:r>
      <w:r w:rsidR="003C604F" w:rsidRPr="00C43348">
        <w:rPr>
          <w:i/>
          <w:iCs/>
          <w:lang w:val="en-US"/>
        </w:rPr>
        <w:t xml:space="preserve">SCOPUS, </w:t>
      </w:r>
      <w:r w:rsidR="004269B3">
        <w:rPr>
          <w:i/>
          <w:iCs/>
          <w:lang w:val="en-US"/>
        </w:rPr>
        <w:t>Web of Science (</w:t>
      </w:r>
      <w:r w:rsidR="003C604F" w:rsidRPr="00C43348">
        <w:rPr>
          <w:i/>
          <w:iCs/>
          <w:lang w:val="en-US"/>
        </w:rPr>
        <w:t>WOS</w:t>
      </w:r>
      <w:r w:rsidR="004269B3">
        <w:rPr>
          <w:i/>
          <w:iCs/>
          <w:lang w:val="en-US"/>
        </w:rPr>
        <w:t>)</w:t>
      </w:r>
      <w:r w:rsidR="003C604F" w:rsidRPr="00C43348">
        <w:rPr>
          <w:i/>
          <w:iCs/>
          <w:lang w:val="en-US"/>
        </w:rPr>
        <w:t>, Taylor &amp; Francis</w:t>
      </w:r>
      <w:r w:rsidR="003C604F">
        <w:rPr>
          <w:lang w:val="en-US"/>
        </w:rPr>
        <w:t xml:space="preserve"> databases, and </w:t>
      </w:r>
      <w:proofErr w:type="gramStart"/>
      <w:r w:rsidR="003C604F">
        <w:rPr>
          <w:lang w:val="en-US"/>
        </w:rPr>
        <w:t>register</w:t>
      </w:r>
      <w:proofErr w:type="gramEnd"/>
      <w:r w:rsidR="003C604F">
        <w:rPr>
          <w:lang w:val="en-US"/>
        </w:rPr>
        <w:t xml:space="preserve"> </w:t>
      </w:r>
      <w:r w:rsidR="00265B8F" w:rsidRPr="00265B8F">
        <w:rPr>
          <w:i/>
          <w:iCs/>
          <w:lang w:val="en-US"/>
        </w:rPr>
        <w:t>Digital Portal of the author(s)’ university</w:t>
      </w:r>
      <w:r w:rsidR="003C604F">
        <w:rPr>
          <w:lang w:val="en-US"/>
        </w:rPr>
        <w:t xml:space="preserve">. A comparison between the databases and registries </w:t>
      </w:r>
      <w:r w:rsidR="00970FB0">
        <w:rPr>
          <w:lang w:val="en-US"/>
        </w:rPr>
        <w:t xml:space="preserve">(using the tool specified in </w:t>
      </w:r>
      <w:r w:rsidR="00970FB0" w:rsidRPr="00970FB0">
        <w:rPr>
          <w:i/>
          <w:iCs/>
          <w:lang w:val="en-US"/>
        </w:rPr>
        <w:t>data analysis</w:t>
      </w:r>
      <w:r w:rsidR="00970FB0">
        <w:rPr>
          <w:lang w:val="en-US"/>
        </w:rPr>
        <w:t xml:space="preserve"> section) </w:t>
      </w:r>
      <w:r w:rsidR="003C604F">
        <w:rPr>
          <w:lang w:val="en-US"/>
        </w:rPr>
        <w:t xml:space="preserve">yielded </w:t>
      </w:r>
      <w:r w:rsidR="00A930DB">
        <w:rPr>
          <w:lang w:val="en-US"/>
        </w:rPr>
        <w:t xml:space="preserve">a </w:t>
      </w:r>
      <w:r w:rsidR="003C604F">
        <w:rPr>
          <w:lang w:val="en-US"/>
        </w:rPr>
        <w:t xml:space="preserve">high </w:t>
      </w:r>
      <w:r w:rsidR="00A930DB">
        <w:rPr>
          <w:lang w:val="en-US"/>
        </w:rPr>
        <w:t xml:space="preserve">degree of </w:t>
      </w:r>
      <w:r w:rsidR="003C604F">
        <w:rPr>
          <w:lang w:val="en-US"/>
        </w:rPr>
        <w:t xml:space="preserve">overlap </w:t>
      </w:r>
      <w:r w:rsidR="00A930DB" w:rsidRPr="00A930DB">
        <w:rPr>
          <w:lang w:val="en-US"/>
        </w:rPr>
        <w:t>in studies related to the prediction of academic success using machine learning techniques</w:t>
      </w:r>
      <w:r w:rsidR="00970912">
        <w:rPr>
          <w:lang w:val="en-US"/>
        </w:rPr>
        <w:t xml:space="preserve">. </w:t>
      </w:r>
      <w:r w:rsidR="00047A25" w:rsidRPr="00047A25">
        <w:rPr>
          <w:lang w:val="en-US"/>
        </w:rPr>
        <w:t xml:space="preserve">Despite WOS having the fewest search results, it was chosen for the final bibliometric study due </w:t>
      </w:r>
      <w:r w:rsidR="00970FB0">
        <w:rPr>
          <w:lang w:val="en-US"/>
        </w:rPr>
        <w:t xml:space="preserve">to it being the </w:t>
      </w:r>
      <w:r w:rsidR="00970FB0" w:rsidRPr="00970FB0">
        <w:rPr>
          <w:lang w:val="en-US"/>
        </w:rPr>
        <w:t>most widely used database of research publications and citations</w:t>
      </w:r>
      <w:r w:rsidR="00970FB0">
        <w:rPr>
          <w:lang w:val="en-US"/>
        </w:rPr>
        <w:t xml:space="preserve"> </w:t>
      </w:r>
      <w:r w:rsidR="00970FB0">
        <w:rPr>
          <w:lang w:val="en-US"/>
        </w:rPr>
        <w:fldChar w:fldCharType="begin"/>
      </w:r>
      <w:r w:rsidR="00970FB0">
        <w:rPr>
          <w:lang w:val="en-US"/>
        </w:rPr>
        <w:instrText xml:space="preserve"> ADDIN ZOTERO_ITEM CSL_CITATION {"citationID":"uoao1dtG","properties":{"formattedCitation":"(Birkle et al., 2020)","plainCitation":"(Birkle et al., 2020)","noteIndex":0},"citationItems":[{"id":977,"uris":["http://zotero.org/users/local/ZlhuMgGE/items/BQC377AW"],"itemData":{"id":977,"type":"article-journal","abstract":"Web of Science (WoS) is the world’s oldest, most widely used and authoritative database of research publications and citations. Based on the Science Citation Index, founded by Eugene Garfield in 1964, it has expanded its selective, balanced, and complete coverage of the world’s leading research to cover around 34,000 journals today. A wide range of use cases are supported by WoS from daily search and discovery by researchers worldwide through to the supply of analytical data sets and the provision of specialized access to raw data for bibliometric partners. A long- and well-established network of such partners enables the Institute for Scientific Information (ISI) to continue to work closely with bibliometric groups around the world to the benefit of both the community and the services that the company provides to researchers and analysts.","container-title":"Quantitative Science Studies","DOI":"10.1162/qss_a_00018","ISSN":"2641-3337","issue":"1","journalAbbreviation":"Quantitative Science Studies","language":"en","page":"363-376","source":"DOI.org (Crossref)","title":"Web of Science as a data source for research on scientific and scholarly activity","volume":"1","author":[{"family":"Birkle","given":"Caroline"},{"family":"Pendlebury","given":"David A."},{"family":"Schnell","given":"Joshua"},{"family":"Adams","given":"Jonathan"}],"issued":{"date-parts":[["2020",2]]}}}],"schema":"https://github.com/citation-style-language/schema/raw/master/csl-citation.json"} </w:instrText>
      </w:r>
      <w:r w:rsidR="00970FB0">
        <w:rPr>
          <w:lang w:val="en-US"/>
        </w:rPr>
        <w:fldChar w:fldCharType="separate"/>
      </w:r>
      <w:r w:rsidR="00970FB0" w:rsidRPr="00970FB0">
        <w:rPr>
          <w:rFonts w:ascii="Calibri" w:hAnsi="Calibri" w:cs="Calibri"/>
        </w:rPr>
        <w:t>(Birkle et al., 2020)</w:t>
      </w:r>
      <w:r w:rsidR="00970FB0">
        <w:rPr>
          <w:lang w:val="en-US"/>
        </w:rPr>
        <w:fldChar w:fldCharType="end"/>
      </w:r>
      <w:r w:rsidR="00047A25" w:rsidRPr="00047A25">
        <w:rPr>
          <w:lang w:val="en-US"/>
        </w:rPr>
        <w:t>. Articles from all selected databases and registries were accounted for in the review based on their relevance.</w:t>
      </w:r>
    </w:p>
    <w:p w14:paraId="339554E8" w14:textId="7CEC769B" w:rsidR="00B15E50" w:rsidRDefault="00E32C0D" w:rsidP="0099435D">
      <w:r w:rsidRPr="00E32C0D">
        <w:t xml:space="preserve">For the final report </w:t>
      </w:r>
      <w:r w:rsidR="004D53FB">
        <w:t xml:space="preserve">presented </w:t>
      </w:r>
      <w:r w:rsidRPr="00E32C0D">
        <w:t xml:space="preserve">in this article, the final search in the WOS core collection was conducted in </w:t>
      </w:r>
      <w:proofErr w:type="gramStart"/>
      <w:r>
        <w:t xml:space="preserve">January </w:t>
      </w:r>
      <w:r w:rsidRPr="00E32C0D">
        <w:t xml:space="preserve"> 202</w:t>
      </w:r>
      <w:r>
        <w:t>5</w:t>
      </w:r>
      <w:proofErr w:type="gramEnd"/>
      <w:r w:rsidRPr="00E32C0D">
        <w:t>. The search string applied was</w:t>
      </w:r>
      <w:r w:rsidR="00A64D6E">
        <w:t>:</w:t>
      </w:r>
      <w:r w:rsidR="00496189">
        <w:t xml:space="preserve"> </w:t>
      </w:r>
      <w:r w:rsidR="00DE5DCC" w:rsidRPr="00DE5DCC">
        <w:rPr>
          <w:i/>
          <w:iCs/>
        </w:rPr>
        <w:t xml:space="preserve">("machine learning" OR "ML") AND ("academic success" OR "academic performance" OR "student success") AND ("educational sciences" OR "education") AND </w:t>
      </w:r>
      <w:r w:rsidR="00A64D6E">
        <w:rPr>
          <w:i/>
          <w:iCs/>
        </w:rPr>
        <w:t>(“</w:t>
      </w:r>
      <w:r w:rsidR="00DE5DCC" w:rsidRPr="00DE5DCC">
        <w:rPr>
          <w:i/>
          <w:iCs/>
        </w:rPr>
        <w:t>prediction</w:t>
      </w:r>
      <w:r w:rsidR="00A64D6E">
        <w:rPr>
          <w:i/>
          <w:iCs/>
        </w:rPr>
        <w:t>”)</w:t>
      </w:r>
      <w:r w:rsidRPr="00E32C0D">
        <w:t xml:space="preserve">. As </w:t>
      </w:r>
      <w:r w:rsidR="004D53FB">
        <w:t>the PRISMA</w:t>
      </w:r>
      <w:r w:rsidR="00D266C9">
        <w:t xml:space="preserve"> </w:t>
      </w:r>
      <w:r w:rsidR="00D266C9">
        <w:fldChar w:fldCharType="begin"/>
      </w:r>
      <w:r w:rsidR="00D266C9">
        <w:instrText xml:space="preserve"> ADDIN ZOTERO_ITEM CSL_CITATION {"citationID":"e0bYOmsg","properties":{"formattedCitation":"(PRISMA-P Group et al., 2015)","plainCitation":"(PRISMA-P Group et al., 2015)","noteIndex":0},"citationItems":[{"id":975,"uris":["http://zotero.org/users/local/ZlhuMgGE/items/HZ8NK7SF"],"itemData":{"id":975,"type":"article-journal","container-title":"Systematic Reviews","DOI":"10.1186/2046-4053-4-1","ISSN":"2046-4053","issue":"1","journalAbbreviation":"Syst Rev","language":"en","page":"1","source":"DOI.org (Crossref)","title":"Preferred reporting items for systematic review and meta-analysis protocols (PRISMA-P) 2015 statement","volume":"4","author":[{"literal":"PRISMA-P Group"},{"family":"Moher","given":"David"},{"family":"Shamseer","given":"Larissa"},{"family":"Clarke","given":"Mike"},{"family":"Ghersi","given":"Davina"},{"family":"Liberati","given":"Alessandro"},{"family":"Petticrew","given":"Mark"},{"family":"Shekelle","given":"Paul"},{"family":"Stewart","given":"Lesley A"}],"issued":{"date-parts":[["2015",12]]}}}],"schema":"https://github.com/citation-style-language/schema/raw/master/csl-citation.json"} </w:instrText>
      </w:r>
      <w:r w:rsidR="00D266C9">
        <w:fldChar w:fldCharType="separate"/>
      </w:r>
      <w:r w:rsidR="00D266C9" w:rsidRPr="00D266C9">
        <w:rPr>
          <w:rFonts w:ascii="Calibri" w:hAnsi="Calibri" w:cs="Calibri"/>
        </w:rPr>
        <w:t>(PRISMA-P Group et al., 2015)</w:t>
      </w:r>
      <w:r w:rsidR="00D266C9">
        <w:fldChar w:fldCharType="end"/>
      </w:r>
      <w:r w:rsidRPr="00E32C0D">
        <w:t xml:space="preserve"> flowchart in </w:t>
      </w:r>
      <w:r w:rsidR="004D53FB">
        <w:t>Figure 3 indicates</w:t>
      </w:r>
      <w:r w:rsidRPr="00E32C0D">
        <w:t xml:space="preserve">, the search results in </w:t>
      </w:r>
      <w:r w:rsidR="007C3198">
        <w:t>292</w:t>
      </w:r>
      <w:r w:rsidRPr="00E32C0D">
        <w:t xml:space="preserve"> matches</w:t>
      </w:r>
      <w:r w:rsidR="00C43348">
        <w:t xml:space="preserve">, </w:t>
      </w:r>
      <w:r w:rsidR="00212FA8">
        <w:t>10</w:t>
      </w:r>
      <w:r w:rsidR="007C3198">
        <w:t>8</w:t>
      </w:r>
      <w:r w:rsidR="00C43348">
        <w:t xml:space="preserve"> of which </w:t>
      </w:r>
      <w:r w:rsidR="004D53FB">
        <w:t>were excluded</w:t>
      </w:r>
      <w:r w:rsidR="00C43348">
        <w:t xml:space="preserve"> f</w:t>
      </w:r>
      <w:r w:rsidR="004D53FB">
        <w:t>rom</w:t>
      </w:r>
      <w:r w:rsidR="00C43348">
        <w:t xml:space="preserve"> the bibliometric study</w:t>
      </w:r>
      <w:r w:rsidRPr="00E32C0D">
        <w:t>.</w:t>
      </w:r>
    </w:p>
    <w:p w14:paraId="10EB0267" w14:textId="77777777" w:rsidR="00B15E50" w:rsidRDefault="00B15E50" w:rsidP="0099435D"/>
    <w:p w14:paraId="3AF74E01" w14:textId="3B0163D3" w:rsidR="0099435D" w:rsidRDefault="00CF7A82" w:rsidP="0099435D">
      <w:pPr>
        <w:spacing w:after="0" w:line="240" w:lineRule="auto"/>
      </w:pPr>
      <w:r>
        <w:rPr>
          <w:noProof/>
          <w:lang w:val="sl-SI" w:eastAsia="sl-SI"/>
        </w:rPr>
        <mc:AlternateContent>
          <mc:Choice Requires="wps">
            <w:drawing>
              <wp:anchor distT="0" distB="0" distL="114300" distR="114300" simplePos="0" relativeHeight="251679744" behindDoc="0" locked="0" layoutInCell="1" allowOverlap="1" wp14:anchorId="186A3FA9" wp14:editId="3F5F769C">
                <wp:simplePos x="0" y="0"/>
                <wp:positionH relativeFrom="margin">
                  <wp:align>right</wp:align>
                </wp:positionH>
                <wp:positionV relativeFrom="paragraph">
                  <wp:posOffset>82550</wp:posOffset>
                </wp:positionV>
                <wp:extent cx="2705100" cy="1174750"/>
                <wp:effectExtent l="0" t="0" r="19050" b="25400"/>
                <wp:wrapNone/>
                <wp:docPr id="1964388824" name="Rectangle 1964388824"/>
                <wp:cNvGraphicFramePr/>
                <a:graphic xmlns:a="http://schemas.openxmlformats.org/drawingml/2006/main">
                  <a:graphicData uri="http://schemas.microsoft.com/office/word/2010/wordprocessingShape">
                    <wps:wsp>
                      <wps:cNvSpPr/>
                      <wps:spPr>
                        <a:xfrm>
                          <a:off x="0" y="0"/>
                          <a:ext cx="2705100" cy="1174750"/>
                        </a:xfrm>
                        <a:prstGeom prst="rect">
                          <a:avLst/>
                        </a:prstGeom>
                        <a:noFill/>
                        <a:ln w="12700" cap="flat" cmpd="sng" algn="ctr">
                          <a:solidFill>
                            <a:sysClr val="windowText" lastClr="000000"/>
                          </a:solidFill>
                          <a:prstDash val="solid"/>
                          <a:miter lim="800000"/>
                        </a:ln>
                        <a:effectLst/>
                      </wps:spPr>
                      <wps:txbx>
                        <w:txbxContent>
                          <w:p w14:paraId="60C90AC0"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0BCE5937" w14:textId="6496A396"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articles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w:t>
                            </w:r>
                            <w:r w:rsidR="002E15CA">
                              <w:rPr>
                                <w:rFonts w:ascii="Arial" w:hAnsi="Arial" w:cs="Arial"/>
                                <w:color w:val="000000" w:themeColor="text1"/>
                                <w:sz w:val="18"/>
                                <w:szCs w:val="20"/>
                              </w:rPr>
                              <w:t>92</w:t>
                            </w:r>
                            <w:r>
                              <w:rPr>
                                <w:rFonts w:ascii="Arial" w:hAnsi="Arial" w:cs="Arial"/>
                                <w:color w:val="000000" w:themeColor="text1"/>
                                <w:sz w:val="18"/>
                                <w:szCs w:val="20"/>
                              </w:rPr>
                              <w:t>)</w:t>
                            </w:r>
                          </w:p>
                          <w:p w14:paraId="06414184" w14:textId="3FF38348"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sidR="00924D3B">
                              <w:rPr>
                                <w:rFonts w:ascii="Arial" w:hAnsi="Arial" w:cs="Arial"/>
                                <w:color w:val="000000" w:themeColor="text1"/>
                                <w:sz w:val="18"/>
                                <w:szCs w:val="20"/>
                              </w:rPr>
                              <w:t>9051</w:t>
                            </w:r>
                            <w:r>
                              <w:rPr>
                                <w:rFonts w:ascii="Arial" w:hAnsi="Arial" w:cs="Arial"/>
                                <w:color w:val="000000" w:themeColor="text1"/>
                                <w:sz w:val="18"/>
                                <w:szCs w:val="20"/>
                              </w:rPr>
                              <w:t>) – containing duplicates from other databases</w:t>
                            </w:r>
                          </w:p>
                          <w:p w14:paraId="107B10B7" w14:textId="77777777"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p w14:paraId="502EAAB8" w14:textId="70E9E954" w:rsidR="002E15CA" w:rsidRPr="00560609" w:rsidRDefault="002E15CA" w:rsidP="0099435D">
                            <w:pPr>
                              <w:spacing w:after="0" w:line="240" w:lineRule="auto"/>
                              <w:ind w:left="284"/>
                              <w:rPr>
                                <w:rFonts w:ascii="Arial" w:hAnsi="Arial" w:cs="Arial"/>
                                <w:color w:val="000000" w:themeColor="text1"/>
                                <w:sz w:val="18"/>
                                <w:szCs w:val="20"/>
                              </w:rPr>
                            </w:pPr>
                            <w:proofErr w:type="spellStart"/>
                            <w:r>
                              <w:rPr>
                                <w:rFonts w:ascii="Arial" w:hAnsi="Arial" w:cs="Arial"/>
                                <w:color w:val="000000" w:themeColor="text1"/>
                                <w:sz w:val="18"/>
                                <w:szCs w:val="20"/>
                              </w:rPr>
                              <w:t>Recors</w:t>
                            </w:r>
                            <w:proofErr w:type="spellEnd"/>
                            <w:r>
                              <w:rPr>
                                <w:rFonts w:ascii="Arial" w:hAnsi="Arial" w:cs="Arial"/>
                                <w:color w:val="000000" w:themeColor="text1"/>
                                <w:sz w:val="18"/>
                                <w:szCs w:val="20"/>
                              </w:rPr>
                              <w:t xml:space="preserve"> not in English (</w:t>
                            </w:r>
                            <w:r w:rsidRPr="002E15CA">
                              <w:rPr>
                                <w:rFonts w:ascii="Arial" w:hAnsi="Arial" w:cs="Arial"/>
                                <w:i/>
                                <w:iCs/>
                                <w:color w:val="000000" w:themeColor="text1"/>
                                <w:sz w:val="18"/>
                                <w:szCs w:val="20"/>
                              </w:rPr>
                              <w:t>n</w:t>
                            </w:r>
                            <w:r>
                              <w:rPr>
                                <w:rFonts w:ascii="Arial" w:hAnsi="Arial" w:cs="Arial"/>
                                <w:color w:val="000000" w:themeColor="text1"/>
                                <w:sz w:val="18"/>
                                <w:szCs w:val="20"/>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3FA9" id="Rectangle 1964388824" o:spid="_x0000_s1026" style="position:absolute;left:0;text-align:left;margin-left:161.8pt;margin-top:6.5pt;width:213pt;height:9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" filled="f" strokecolor="windowText" strokeweight="1pt">
                <v:textbox>
                  <w:txbxContent>
                    <w:p w14:paraId="60C90AC0"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0BCE5937" w14:textId="6496A396"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articles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w:t>
                      </w:r>
                      <w:r w:rsidR="002E15CA">
                        <w:rPr>
                          <w:rFonts w:ascii="Arial" w:hAnsi="Arial" w:cs="Arial"/>
                          <w:color w:val="000000" w:themeColor="text1"/>
                          <w:sz w:val="18"/>
                          <w:szCs w:val="20"/>
                        </w:rPr>
                        <w:t>92</w:t>
                      </w:r>
                      <w:r>
                        <w:rPr>
                          <w:rFonts w:ascii="Arial" w:hAnsi="Arial" w:cs="Arial"/>
                          <w:color w:val="000000" w:themeColor="text1"/>
                          <w:sz w:val="18"/>
                          <w:szCs w:val="20"/>
                        </w:rPr>
                        <w:t>)</w:t>
                      </w:r>
                    </w:p>
                    <w:p w14:paraId="06414184" w14:textId="3FF38348"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sidR="00924D3B">
                        <w:rPr>
                          <w:rFonts w:ascii="Arial" w:hAnsi="Arial" w:cs="Arial"/>
                          <w:color w:val="000000" w:themeColor="text1"/>
                          <w:sz w:val="18"/>
                          <w:szCs w:val="20"/>
                        </w:rPr>
                        <w:t>9051</w:t>
                      </w:r>
                      <w:r>
                        <w:rPr>
                          <w:rFonts w:ascii="Arial" w:hAnsi="Arial" w:cs="Arial"/>
                          <w:color w:val="000000" w:themeColor="text1"/>
                          <w:sz w:val="18"/>
                          <w:szCs w:val="20"/>
                        </w:rPr>
                        <w:t>) – containing duplicates from other databases</w:t>
                      </w:r>
                    </w:p>
                    <w:p w14:paraId="107B10B7" w14:textId="77777777"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p w14:paraId="502EAAB8" w14:textId="70E9E954" w:rsidR="002E15CA" w:rsidRPr="00560609" w:rsidRDefault="002E15CA" w:rsidP="0099435D">
                      <w:pPr>
                        <w:spacing w:after="0" w:line="240" w:lineRule="auto"/>
                        <w:ind w:left="284"/>
                        <w:rPr>
                          <w:rFonts w:ascii="Arial" w:hAnsi="Arial" w:cs="Arial"/>
                          <w:color w:val="000000" w:themeColor="text1"/>
                          <w:sz w:val="18"/>
                          <w:szCs w:val="20"/>
                        </w:rPr>
                      </w:pPr>
                      <w:proofErr w:type="spellStart"/>
                      <w:r>
                        <w:rPr>
                          <w:rFonts w:ascii="Arial" w:hAnsi="Arial" w:cs="Arial"/>
                          <w:color w:val="000000" w:themeColor="text1"/>
                          <w:sz w:val="18"/>
                          <w:szCs w:val="20"/>
                        </w:rPr>
                        <w:t>Recors</w:t>
                      </w:r>
                      <w:proofErr w:type="spellEnd"/>
                      <w:r>
                        <w:rPr>
                          <w:rFonts w:ascii="Arial" w:hAnsi="Arial" w:cs="Arial"/>
                          <w:color w:val="000000" w:themeColor="text1"/>
                          <w:sz w:val="18"/>
                          <w:szCs w:val="20"/>
                        </w:rPr>
                        <w:t xml:space="preserve"> not in English (</w:t>
                      </w:r>
                      <w:r w:rsidRPr="002E15CA">
                        <w:rPr>
                          <w:rFonts w:ascii="Arial" w:hAnsi="Arial" w:cs="Arial"/>
                          <w:i/>
                          <w:iCs/>
                          <w:color w:val="000000" w:themeColor="text1"/>
                          <w:sz w:val="18"/>
                          <w:szCs w:val="20"/>
                        </w:rPr>
                        <w:t>n</w:t>
                      </w:r>
                      <w:r>
                        <w:rPr>
                          <w:rFonts w:ascii="Arial" w:hAnsi="Arial" w:cs="Arial"/>
                          <w:color w:val="000000" w:themeColor="text1"/>
                          <w:sz w:val="18"/>
                          <w:szCs w:val="20"/>
                        </w:rPr>
                        <w:t xml:space="preserve"> = 0)</w:t>
                      </w:r>
                    </w:p>
                  </w:txbxContent>
                </v:textbox>
                <w10:wrap anchorx="margin"/>
              </v:rect>
            </w:pict>
          </mc:Fallback>
        </mc:AlternateContent>
      </w:r>
      <w:r w:rsidR="0099435D">
        <w:rPr>
          <w:noProof/>
          <w:lang w:val="sl-SI" w:eastAsia="sl-SI"/>
        </w:rPr>
        <mc:AlternateContent>
          <mc:Choice Requires="wps">
            <w:drawing>
              <wp:anchor distT="0" distB="0" distL="114300" distR="114300" simplePos="0" relativeHeight="251678720" behindDoc="0" locked="0" layoutInCell="1" allowOverlap="1" wp14:anchorId="64E12E9B" wp14:editId="3ED229A5">
                <wp:simplePos x="0" y="0"/>
                <wp:positionH relativeFrom="column">
                  <wp:posOffset>560705</wp:posOffset>
                </wp:positionH>
                <wp:positionV relativeFrom="paragraph">
                  <wp:posOffset>79375</wp:posOffset>
                </wp:positionV>
                <wp:extent cx="1974850" cy="1168400"/>
                <wp:effectExtent l="0" t="0" r="25400" b="12700"/>
                <wp:wrapNone/>
                <wp:docPr id="1769376978" name="Rectangle 1769376978"/>
                <wp:cNvGraphicFramePr/>
                <a:graphic xmlns:a="http://schemas.openxmlformats.org/drawingml/2006/main">
                  <a:graphicData uri="http://schemas.microsoft.com/office/word/2010/wordprocessingShape">
                    <wps:wsp>
                      <wps:cNvSpPr/>
                      <wps:spPr>
                        <a:xfrm>
                          <a:off x="0" y="0"/>
                          <a:ext cx="1974850" cy="1168400"/>
                        </a:xfrm>
                        <a:prstGeom prst="rect">
                          <a:avLst/>
                        </a:prstGeom>
                        <a:noFill/>
                        <a:ln w="12700" cap="flat" cmpd="sng" algn="ctr">
                          <a:solidFill>
                            <a:sysClr val="windowText" lastClr="000000"/>
                          </a:solidFill>
                          <a:prstDash val="solid"/>
                          <a:miter lim="800000"/>
                        </a:ln>
                        <a:effectLst/>
                      </wps:spPr>
                      <wps:txbx>
                        <w:txbxContent>
                          <w:p w14:paraId="5BF4ACCD"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72396229"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847EC5">
                              <w:rPr>
                                <w:rFonts w:ascii="Arial" w:hAnsi="Arial" w:cs="Arial"/>
                                <w:color w:val="000000" w:themeColor="text1"/>
                                <w:sz w:val="18"/>
                                <w:szCs w:val="20"/>
                              </w:rPr>
                              <w:t>292</w:t>
                            </w:r>
                            <w:r>
                              <w:rPr>
                                <w:rFonts w:ascii="Arial" w:hAnsi="Arial" w:cs="Arial"/>
                                <w:color w:val="000000" w:themeColor="text1"/>
                                <w:sz w:val="18"/>
                                <w:szCs w:val="20"/>
                              </w:rPr>
                              <w:t>)</w:t>
                            </w:r>
                          </w:p>
                          <w:p w14:paraId="029216A8" w14:textId="1883EB03"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w:t>
                            </w:r>
                            <w:r w:rsidR="00D13DE6">
                              <w:rPr>
                                <w:rFonts w:ascii="Arial" w:hAnsi="Arial" w:cs="Arial"/>
                                <w:color w:val="000000" w:themeColor="text1"/>
                                <w:sz w:val="18"/>
                                <w:szCs w:val="20"/>
                              </w:rPr>
                              <w:t>484</w:t>
                            </w:r>
                            <w:r>
                              <w:rPr>
                                <w:rFonts w:ascii="Arial" w:hAnsi="Arial" w:cs="Arial"/>
                                <w:color w:val="000000" w:themeColor="text1"/>
                                <w:sz w:val="18"/>
                                <w:szCs w:val="20"/>
                              </w:rPr>
                              <w:t>)</w:t>
                            </w:r>
                            <w:r>
                              <w:rPr>
                                <w:rFonts w:ascii="Arial" w:hAnsi="Arial" w:cs="Arial"/>
                                <w:color w:val="000000" w:themeColor="text1"/>
                                <w:sz w:val="18"/>
                                <w:szCs w:val="20"/>
                              </w:rPr>
                              <w:b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D13DE6">
                              <w:rPr>
                                <w:rFonts w:ascii="Arial" w:hAnsi="Arial" w:cs="Arial"/>
                                <w:color w:val="000000" w:themeColor="text1"/>
                                <w:sz w:val="18"/>
                                <w:szCs w:val="20"/>
                              </w:rPr>
                              <w:t>7782</w:t>
                            </w:r>
                            <w:r>
                              <w:rPr>
                                <w:rFonts w:ascii="Arial" w:hAnsi="Arial" w:cs="Arial"/>
                                <w:color w:val="000000" w:themeColor="text1"/>
                                <w:sz w:val="18"/>
                                <w:szCs w:val="20"/>
                              </w:rPr>
                              <w:t>)</w:t>
                            </w:r>
                          </w:p>
                          <w:p w14:paraId="397BE33A" w14:textId="77777777" w:rsidR="001D7507" w:rsidRPr="00E53D19" w:rsidRDefault="001D7507"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lang w:val="it-IT"/>
                              </w:rPr>
                              <w:t xml:space="preserve">University </w:t>
                            </w:r>
                            <w:proofErr w:type="spellStart"/>
                            <w:r>
                              <w:rPr>
                                <w:rFonts w:ascii="Arial" w:hAnsi="Arial" w:cs="Arial"/>
                                <w:color w:val="000000" w:themeColor="text1"/>
                                <w:sz w:val="18"/>
                                <w:szCs w:val="20"/>
                                <w:lang w:val="it-IT"/>
                              </w:rPr>
                              <w:t>r</w:t>
                            </w:r>
                            <w:r w:rsidRPr="00E53D19">
                              <w:rPr>
                                <w:rFonts w:ascii="Arial" w:hAnsi="Arial" w:cs="Arial"/>
                                <w:color w:val="000000" w:themeColor="text1"/>
                                <w:sz w:val="18"/>
                                <w:szCs w:val="20"/>
                                <w:lang w:val="it-IT"/>
                              </w:rPr>
                              <w:t>egisters</w:t>
                            </w:r>
                            <w:proofErr w:type="spellEnd"/>
                            <w:r w:rsidRPr="00E53D19">
                              <w:rPr>
                                <w:rFonts w:ascii="Arial" w:hAnsi="Arial" w:cs="Arial"/>
                                <w:color w:val="000000" w:themeColor="text1"/>
                                <w:sz w:val="18"/>
                                <w:szCs w:val="20"/>
                                <w:lang w:val="it-IT"/>
                              </w:rPr>
                              <w:t xml:space="preserve">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785)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12E9B" id="Rectangle 1769376978" o:spid="_x0000_s1027" style="position:absolute;left:0;text-align:left;margin-left:44.15pt;margin-top:6.25pt;width:155.5pt;height: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" filled="f" strokecolor="windowText" strokeweight="1pt">
                <v:textbox>
                  <w:txbxContent>
                    <w:p w14:paraId="5BF4ACCD"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72396229"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847EC5">
                        <w:rPr>
                          <w:rFonts w:ascii="Arial" w:hAnsi="Arial" w:cs="Arial"/>
                          <w:color w:val="000000" w:themeColor="text1"/>
                          <w:sz w:val="18"/>
                          <w:szCs w:val="20"/>
                        </w:rPr>
                        <w:t>292</w:t>
                      </w:r>
                      <w:r>
                        <w:rPr>
                          <w:rFonts w:ascii="Arial" w:hAnsi="Arial" w:cs="Arial"/>
                          <w:color w:val="000000" w:themeColor="text1"/>
                          <w:sz w:val="18"/>
                          <w:szCs w:val="20"/>
                        </w:rPr>
                        <w:t>)</w:t>
                      </w:r>
                    </w:p>
                    <w:p w14:paraId="029216A8" w14:textId="1883EB03"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w:t>
                      </w:r>
                      <w:r w:rsidR="00D13DE6">
                        <w:rPr>
                          <w:rFonts w:ascii="Arial" w:hAnsi="Arial" w:cs="Arial"/>
                          <w:color w:val="000000" w:themeColor="text1"/>
                          <w:sz w:val="18"/>
                          <w:szCs w:val="20"/>
                        </w:rPr>
                        <w:t>484</w:t>
                      </w:r>
                      <w:r>
                        <w:rPr>
                          <w:rFonts w:ascii="Arial" w:hAnsi="Arial" w:cs="Arial"/>
                          <w:color w:val="000000" w:themeColor="text1"/>
                          <w:sz w:val="18"/>
                          <w:szCs w:val="20"/>
                        </w:rPr>
                        <w:t>)</w:t>
                      </w:r>
                      <w:r>
                        <w:rPr>
                          <w:rFonts w:ascii="Arial" w:hAnsi="Arial" w:cs="Arial"/>
                          <w:color w:val="000000" w:themeColor="text1"/>
                          <w:sz w:val="18"/>
                          <w:szCs w:val="20"/>
                        </w:rPr>
                        <w:b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D13DE6">
                        <w:rPr>
                          <w:rFonts w:ascii="Arial" w:hAnsi="Arial" w:cs="Arial"/>
                          <w:color w:val="000000" w:themeColor="text1"/>
                          <w:sz w:val="18"/>
                          <w:szCs w:val="20"/>
                        </w:rPr>
                        <w:t>7782</w:t>
                      </w:r>
                      <w:r>
                        <w:rPr>
                          <w:rFonts w:ascii="Arial" w:hAnsi="Arial" w:cs="Arial"/>
                          <w:color w:val="000000" w:themeColor="text1"/>
                          <w:sz w:val="18"/>
                          <w:szCs w:val="20"/>
                        </w:rPr>
                        <w:t>)</w:t>
                      </w:r>
                    </w:p>
                    <w:p w14:paraId="397BE33A" w14:textId="77777777" w:rsidR="001D7507" w:rsidRPr="00E53D19" w:rsidRDefault="001D7507"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lang w:val="it-IT"/>
                        </w:rPr>
                        <w:t xml:space="preserve">University </w:t>
                      </w:r>
                      <w:proofErr w:type="spellStart"/>
                      <w:r>
                        <w:rPr>
                          <w:rFonts w:ascii="Arial" w:hAnsi="Arial" w:cs="Arial"/>
                          <w:color w:val="000000" w:themeColor="text1"/>
                          <w:sz w:val="18"/>
                          <w:szCs w:val="20"/>
                          <w:lang w:val="it-IT"/>
                        </w:rPr>
                        <w:t>r</w:t>
                      </w:r>
                      <w:r w:rsidRPr="00E53D19">
                        <w:rPr>
                          <w:rFonts w:ascii="Arial" w:hAnsi="Arial" w:cs="Arial"/>
                          <w:color w:val="000000" w:themeColor="text1"/>
                          <w:sz w:val="18"/>
                          <w:szCs w:val="20"/>
                          <w:lang w:val="it-IT"/>
                        </w:rPr>
                        <w:t>egisters</w:t>
                      </w:r>
                      <w:proofErr w:type="spellEnd"/>
                      <w:r w:rsidRPr="00E53D19">
                        <w:rPr>
                          <w:rFonts w:ascii="Arial" w:hAnsi="Arial" w:cs="Arial"/>
                          <w:color w:val="000000" w:themeColor="text1"/>
                          <w:sz w:val="18"/>
                          <w:szCs w:val="20"/>
                          <w:lang w:val="it-IT"/>
                        </w:rPr>
                        <w:t xml:space="preserve">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785) </w:t>
                      </w:r>
                    </w:p>
                  </w:txbxContent>
                </v:textbox>
              </v:rect>
            </w:pict>
          </mc:Fallback>
        </mc:AlternateContent>
      </w:r>
    </w:p>
    <w:p w14:paraId="3C784F16" w14:textId="77777777" w:rsidR="0099435D" w:rsidRDefault="0099435D" w:rsidP="0099435D">
      <w:pPr>
        <w:spacing w:after="0" w:line="240" w:lineRule="auto"/>
      </w:pPr>
    </w:p>
    <w:p w14:paraId="6E7EC6D9"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5888" behindDoc="0" locked="0" layoutInCell="1" allowOverlap="1" wp14:anchorId="3AB3F778" wp14:editId="25297D54">
                <wp:simplePos x="0" y="0"/>
                <wp:positionH relativeFrom="column">
                  <wp:posOffset>-345219</wp:posOffset>
                </wp:positionH>
                <wp:positionV relativeFrom="paragraph">
                  <wp:posOffset>163659</wp:posOffset>
                </wp:positionV>
                <wp:extent cx="1159558" cy="262890"/>
                <wp:effectExtent l="0" t="8890" r="12700" b="12700"/>
                <wp:wrapNone/>
                <wp:docPr id="1070982260" name="Flowchart: Alternate Process 31"/>
                <wp:cNvGraphicFramePr/>
                <a:graphic xmlns:a="http://schemas.openxmlformats.org/drawingml/2006/main">
                  <a:graphicData uri="http://schemas.microsoft.com/office/word/2010/wordprocessingShape">
                    <wps:wsp>
                      <wps:cNvSpPr/>
                      <wps:spPr>
                        <a:xfrm rot="16200000">
                          <a:off x="0" y="0"/>
                          <a:ext cx="1159558"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C3CF2F4" w14:textId="77777777" w:rsidR="001D7507" w:rsidRPr="001502CF" w:rsidRDefault="001D7507"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3F77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8" type="#_x0000_t176" style="position:absolute;left:0;text-align:left;margin-left:-27.2pt;margin-top:12.9pt;width:91.3pt;height:20.7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" fillcolor="#9dc3e6" strokecolor="windowText" strokeweight="1pt">
                <v:textbox>
                  <w:txbxContent>
                    <w:p w14:paraId="5C3CF2F4" w14:textId="77777777" w:rsidR="001D7507" w:rsidRPr="001502CF" w:rsidRDefault="001D7507"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w:pict>
          </mc:Fallback>
        </mc:AlternateContent>
      </w:r>
    </w:p>
    <w:p w14:paraId="109F5418" w14:textId="734D8545" w:rsidR="0099435D" w:rsidRDefault="002E15CA" w:rsidP="0099435D">
      <w:pPr>
        <w:spacing w:after="0" w:line="240" w:lineRule="auto"/>
      </w:pPr>
      <w:r>
        <w:rPr>
          <w:noProof/>
          <w:lang w:val="sl-SI" w:eastAsia="sl-SI"/>
        </w:rPr>
        <mc:AlternateContent>
          <mc:Choice Requires="wps">
            <w:drawing>
              <wp:anchor distT="0" distB="0" distL="114300" distR="114300" simplePos="0" relativeHeight="251683840" behindDoc="0" locked="0" layoutInCell="1" allowOverlap="1" wp14:anchorId="43B9C4F9" wp14:editId="2ADDA402">
                <wp:simplePos x="0" y="0"/>
                <wp:positionH relativeFrom="column">
                  <wp:posOffset>2484755</wp:posOffset>
                </wp:positionH>
                <wp:positionV relativeFrom="paragraph">
                  <wp:posOffset>335915</wp:posOffset>
                </wp:positionV>
                <wp:extent cx="563270" cy="0"/>
                <wp:effectExtent l="0" t="76200" r="27305" b="95250"/>
                <wp:wrapNone/>
                <wp:docPr id="1059423277" name="Straight Arrow Connector 1059423277"/>
                <wp:cNvGraphicFramePr/>
                <a:graphic xmlns:a="http://schemas.openxmlformats.org/drawingml/2006/main">
                  <a:graphicData uri="http://schemas.microsoft.com/office/word/2010/wordprocessingShape">
                    <wps:wsp>
                      <wps:cNvCnPr/>
                      <wps:spPr>
                        <a:xfrm>
                          <a:off x="0" y="0"/>
                          <a:ext cx="5632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C85C23B" id="_x0000_t32" coordsize="21600,21600" o:spt="32" o:oned="t" path="m,l21600,21600e" filled="f">
                <v:path arrowok="t" fillok="f" o:connecttype="none"/>
                <o:lock v:ext="edit" shapetype="t"/>
              </v:shapetype>
              <v:shape id="Straight Arrow Connector 1059423277" o:spid="_x0000_s1026" type="#_x0000_t32" style="position:absolute;margin-left:195.65pt;margin-top:26.45pt;width:44.3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" strokecolor="windowText" strokeweight=".5pt">
                <v:stroke endarrow="block" joinstyle="miter"/>
              </v:shape>
            </w:pict>
          </mc:Fallback>
        </mc:AlternateContent>
      </w:r>
    </w:p>
    <w:p w14:paraId="4B69C781" w14:textId="1DA8E45D" w:rsidR="0099435D" w:rsidRDefault="0099435D" w:rsidP="0099435D">
      <w:pPr>
        <w:spacing w:after="0" w:line="240" w:lineRule="auto"/>
      </w:pPr>
    </w:p>
    <w:p w14:paraId="34176ED7" w14:textId="77777777" w:rsidR="0099435D" w:rsidRDefault="0099435D" w:rsidP="0099435D">
      <w:pPr>
        <w:spacing w:after="0" w:line="240" w:lineRule="auto"/>
      </w:pPr>
    </w:p>
    <w:p w14:paraId="0203F2D2" w14:textId="77777777" w:rsidR="0099435D" w:rsidRDefault="0099435D" w:rsidP="0099435D">
      <w:pPr>
        <w:spacing w:after="0" w:line="240" w:lineRule="auto"/>
      </w:pPr>
    </w:p>
    <w:p w14:paraId="6C87050E" w14:textId="0E9E006B"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8960" behindDoc="0" locked="0" layoutInCell="1" allowOverlap="1" wp14:anchorId="7F4CE20F" wp14:editId="7F295BE9">
                <wp:simplePos x="0" y="0"/>
                <wp:positionH relativeFrom="column">
                  <wp:posOffset>1469389</wp:posOffset>
                </wp:positionH>
                <wp:positionV relativeFrom="paragraph">
                  <wp:posOffset>9524</wp:posOffset>
                </wp:positionV>
                <wp:extent cx="45719" cy="181927"/>
                <wp:effectExtent l="38100" t="0" r="50165" b="66040"/>
                <wp:wrapNone/>
                <wp:docPr id="951647833" name="Straight Arrow Connector 951647833"/>
                <wp:cNvGraphicFramePr/>
                <a:graphic xmlns:a="http://schemas.openxmlformats.org/drawingml/2006/main">
                  <a:graphicData uri="http://schemas.microsoft.com/office/word/2010/wordprocessingShape">
                    <wps:wsp>
                      <wps:cNvCnPr/>
                      <wps:spPr>
                        <a:xfrm>
                          <a:off x="0" y="0"/>
                          <a:ext cx="45719" cy="1819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39CBE69" id="_x0000_t32" coordsize="21600,21600" o:spt="32" o:oned="t" path="m,l21600,21600e" filled="f">
                <v:path arrowok="t" fillok="f" o:connecttype="none"/>
                <o:lock v:ext="edit" shapetype="t"/>
              </v:shapetype>
              <v:shape id="Straight Arrow Connector 951647833" o:spid="_x0000_s1026" type="#_x0000_t32" style="position:absolute;margin-left:115.7pt;margin-top:.75pt;width:3.6pt;height:1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" strokecolor="windowText" strokeweight=".5pt">
                <v:stroke endarrow="block" joinstyle="miter"/>
              </v:shape>
            </w:pict>
          </mc:Fallback>
        </mc:AlternateContent>
      </w:r>
    </w:p>
    <w:p w14:paraId="12D9CEB8" w14:textId="5E82BD65" w:rsidR="0099435D" w:rsidRDefault="002F39D7" w:rsidP="0099435D">
      <w:pPr>
        <w:spacing w:after="0" w:line="240" w:lineRule="auto"/>
      </w:pPr>
      <w:r>
        <w:rPr>
          <w:noProof/>
          <w:lang w:val="sl-SI" w:eastAsia="sl-SI"/>
        </w:rPr>
        <w:lastRenderedPageBreak/>
        <mc:AlternateContent>
          <mc:Choice Requires="wps">
            <w:drawing>
              <wp:anchor distT="0" distB="0" distL="114300" distR="114300" simplePos="0" relativeHeight="251681792" behindDoc="0" locked="0" layoutInCell="1" allowOverlap="1" wp14:anchorId="73CE081E" wp14:editId="3C2A436A">
                <wp:simplePos x="0" y="0"/>
                <wp:positionH relativeFrom="column">
                  <wp:posOffset>3115945</wp:posOffset>
                </wp:positionH>
                <wp:positionV relativeFrom="paragraph">
                  <wp:posOffset>-2540</wp:posOffset>
                </wp:positionV>
                <wp:extent cx="1887220" cy="960120"/>
                <wp:effectExtent l="0" t="0" r="17780" b="11430"/>
                <wp:wrapNone/>
                <wp:docPr id="757479098" name="Rectangle 757479098"/>
                <wp:cNvGraphicFramePr/>
                <a:graphic xmlns:a="http://schemas.openxmlformats.org/drawingml/2006/main">
                  <a:graphicData uri="http://schemas.microsoft.com/office/word/2010/wordprocessingShape">
                    <wps:wsp>
                      <wps:cNvSpPr/>
                      <wps:spPr>
                        <a:xfrm>
                          <a:off x="0" y="0"/>
                          <a:ext cx="1887220" cy="960120"/>
                        </a:xfrm>
                        <a:prstGeom prst="rect">
                          <a:avLst/>
                        </a:prstGeom>
                        <a:noFill/>
                        <a:ln w="12700" cap="flat" cmpd="sng" algn="ctr">
                          <a:solidFill>
                            <a:sysClr val="windowText" lastClr="000000"/>
                          </a:solidFill>
                          <a:prstDash val="solid"/>
                          <a:miter lim="800000"/>
                        </a:ln>
                        <a:effectLst/>
                      </wps:spPr>
                      <wps:txbx>
                        <w:txbxContent>
                          <w:p w14:paraId="05B0DB80"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1D7507"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6AF286CD"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sidR="002E15CA">
                              <w:rPr>
                                <w:rFonts w:ascii="Arial" w:hAnsi="Arial" w:cs="Arial"/>
                                <w:i/>
                                <w:iCs/>
                                <w:color w:val="000000" w:themeColor="text1"/>
                                <w:sz w:val="18"/>
                                <w:szCs w:val="20"/>
                              </w:rPr>
                              <w:t xml:space="preserve"> </w:t>
                            </w:r>
                            <w:r>
                              <w:rPr>
                                <w:rFonts w:ascii="Arial" w:hAnsi="Arial" w:cs="Arial"/>
                                <w:color w:val="000000" w:themeColor="text1"/>
                                <w:sz w:val="18"/>
                                <w:szCs w:val="20"/>
                              </w:rPr>
                              <w:t>=</w:t>
                            </w:r>
                            <w:r w:rsidR="002E15CA">
                              <w:rPr>
                                <w:rFonts w:ascii="Arial" w:hAnsi="Arial" w:cs="Arial"/>
                                <w:color w:val="000000" w:themeColor="text1"/>
                                <w:sz w:val="18"/>
                                <w:szCs w:val="20"/>
                              </w:rPr>
                              <w:t xml:space="preserve"> 15</w:t>
                            </w:r>
                            <w:r>
                              <w:rPr>
                                <w:rFonts w:ascii="Arial" w:hAnsi="Arial" w:cs="Arial"/>
                                <w:color w:val="000000" w:themeColor="text1"/>
                                <w:sz w:val="18"/>
                                <w:szCs w:val="20"/>
                              </w:rPr>
                              <w:t xml:space="preserve">) </w:t>
                            </w:r>
                            <w:r w:rsidRPr="00F76FD9">
                              <w:rPr>
                                <w:rFonts w:ascii="Arial" w:hAnsi="Arial" w:cs="Arial"/>
                                <w:color w:val="000000" w:themeColor="text1"/>
                                <w:sz w:val="18"/>
                                <w:szCs w:val="20"/>
                              </w:rPr>
                              <w:t>–</w:t>
                            </w:r>
                            <w:r>
                              <w:rPr>
                                <w:rFonts w:ascii="Arial" w:hAnsi="Arial" w:cs="Arial"/>
                                <w:color w:val="000000" w:themeColor="text1"/>
                                <w:sz w:val="18"/>
                                <w:szCs w:val="20"/>
                              </w:rPr>
                              <w:t xml:space="preserve"> not appropriate from statistical standpoint</w:t>
                            </w:r>
                            <w:r w:rsidR="002E15CA">
                              <w:rPr>
                                <w:rFonts w:ascii="Arial" w:hAnsi="Arial" w:cs="Arial"/>
                                <w:color w:val="000000" w:themeColor="text1"/>
                                <w:sz w:val="18"/>
                                <w:szCs w:val="20"/>
                              </w:rPr>
                              <w:t xml:space="preserve"> (selected timeline 2019 - 2024)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E081E" id="Rectangle 757479098" o:spid="_x0000_s1029" style="position:absolute;left:0;text-align:left;margin-left:245.35pt;margin-top:-.2pt;width:148.6pt;height:7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" filled="f" strokecolor="windowText" strokeweight="1pt">
                <v:textbox>
                  <w:txbxContent>
                    <w:p w14:paraId="05B0DB80"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1D7507"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6AF286CD"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sidR="002E15CA">
                        <w:rPr>
                          <w:rFonts w:ascii="Arial" w:hAnsi="Arial" w:cs="Arial"/>
                          <w:i/>
                          <w:iCs/>
                          <w:color w:val="000000" w:themeColor="text1"/>
                          <w:sz w:val="18"/>
                          <w:szCs w:val="20"/>
                        </w:rPr>
                        <w:t xml:space="preserve"> </w:t>
                      </w:r>
                      <w:r>
                        <w:rPr>
                          <w:rFonts w:ascii="Arial" w:hAnsi="Arial" w:cs="Arial"/>
                          <w:color w:val="000000" w:themeColor="text1"/>
                          <w:sz w:val="18"/>
                          <w:szCs w:val="20"/>
                        </w:rPr>
                        <w:t>=</w:t>
                      </w:r>
                      <w:r w:rsidR="002E15CA">
                        <w:rPr>
                          <w:rFonts w:ascii="Arial" w:hAnsi="Arial" w:cs="Arial"/>
                          <w:color w:val="000000" w:themeColor="text1"/>
                          <w:sz w:val="18"/>
                          <w:szCs w:val="20"/>
                        </w:rPr>
                        <w:t xml:space="preserve"> 15</w:t>
                      </w:r>
                      <w:r>
                        <w:rPr>
                          <w:rFonts w:ascii="Arial" w:hAnsi="Arial" w:cs="Arial"/>
                          <w:color w:val="000000" w:themeColor="text1"/>
                          <w:sz w:val="18"/>
                          <w:szCs w:val="20"/>
                        </w:rPr>
                        <w:t xml:space="preserve">) </w:t>
                      </w:r>
                      <w:r w:rsidRPr="00F76FD9">
                        <w:rPr>
                          <w:rFonts w:ascii="Arial" w:hAnsi="Arial" w:cs="Arial"/>
                          <w:color w:val="000000" w:themeColor="text1"/>
                          <w:sz w:val="18"/>
                          <w:szCs w:val="20"/>
                        </w:rPr>
                        <w:t>–</w:t>
                      </w:r>
                      <w:r>
                        <w:rPr>
                          <w:rFonts w:ascii="Arial" w:hAnsi="Arial" w:cs="Arial"/>
                          <w:color w:val="000000" w:themeColor="text1"/>
                          <w:sz w:val="18"/>
                          <w:szCs w:val="20"/>
                        </w:rPr>
                        <w:t xml:space="preserve"> not appropriate from statistical standpoint</w:t>
                      </w:r>
                      <w:r w:rsidR="002E15CA">
                        <w:rPr>
                          <w:rFonts w:ascii="Arial" w:hAnsi="Arial" w:cs="Arial"/>
                          <w:color w:val="000000" w:themeColor="text1"/>
                          <w:sz w:val="18"/>
                          <w:szCs w:val="20"/>
                        </w:rPr>
                        <w:t xml:space="preserve"> (selected timeline 2019 - 2024)</w:t>
                      </w:r>
                    </w:p>
                  </w:txbxContent>
                </v:textbox>
              </v:rect>
            </w:pict>
          </mc:Fallback>
        </mc:AlternateContent>
      </w:r>
      <w:r w:rsidR="0099435D">
        <w:rPr>
          <w:noProof/>
          <w:lang w:val="sl-SI" w:eastAsia="sl-SI"/>
        </w:rPr>
        <mc:AlternateContent>
          <mc:Choice Requires="wps">
            <w:drawing>
              <wp:anchor distT="0" distB="0" distL="114300" distR="114300" simplePos="0" relativeHeight="251680768" behindDoc="0" locked="0" layoutInCell="1" allowOverlap="1" wp14:anchorId="077D8AA1" wp14:editId="3DB33219">
                <wp:simplePos x="0" y="0"/>
                <wp:positionH relativeFrom="column">
                  <wp:posOffset>559435</wp:posOffset>
                </wp:positionH>
                <wp:positionV relativeFrom="paragraph">
                  <wp:posOffset>10600</wp:posOffset>
                </wp:positionV>
                <wp:extent cx="1974850" cy="738554"/>
                <wp:effectExtent l="0" t="0" r="25400" b="23495"/>
                <wp:wrapNone/>
                <wp:docPr id="1891113498" name="Rectangle 1891113498"/>
                <wp:cNvGraphicFramePr/>
                <a:graphic xmlns:a="http://schemas.openxmlformats.org/drawingml/2006/main">
                  <a:graphicData uri="http://schemas.microsoft.com/office/word/2010/wordprocessingShape">
                    <wps:wsp>
                      <wps:cNvSpPr/>
                      <wps:spPr>
                        <a:xfrm>
                          <a:off x="0" y="0"/>
                          <a:ext cx="1974850" cy="738554"/>
                        </a:xfrm>
                        <a:prstGeom prst="rect">
                          <a:avLst/>
                        </a:prstGeom>
                        <a:noFill/>
                        <a:ln w="12700" cap="flat" cmpd="sng" algn="ctr">
                          <a:solidFill>
                            <a:sysClr val="windowText" lastClr="000000"/>
                          </a:solidFill>
                          <a:prstDash val="solid"/>
                          <a:miter lim="800000"/>
                        </a:ln>
                        <a:effectLst/>
                      </wps:spPr>
                      <wps:txbx>
                        <w:txbxContent>
                          <w:p w14:paraId="29415681"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6DF46A7E"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2E15CA">
                              <w:rPr>
                                <w:rFonts w:ascii="Arial" w:hAnsi="Arial" w:cs="Arial"/>
                                <w:color w:val="000000" w:themeColor="text1"/>
                                <w:sz w:val="18"/>
                                <w:szCs w:val="20"/>
                              </w:rPr>
                              <w:t>00</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8AA1" id="Rectangle 1891113498" o:spid="_x0000_s1030" style="position:absolute;left:0;text-align:left;margin-left:44.05pt;margin-top:.85pt;width:155.5pt;height:5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" filled="f" strokecolor="windowText" strokeweight="1pt">
                <v:textbox>
                  <w:txbxContent>
                    <w:p w14:paraId="29415681"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6DF46A7E"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2E15CA">
                        <w:rPr>
                          <w:rFonts w:ascii="Arial" w:hAnsi="Arial" w:cs="Arial"/>
                          <w:color w:val="000000" w:themeColor="text1"/>
                          <w:sz w:val="18"/>
                          <w:szCs w:val="20"/>
                        </w:rPr>
                        <w:t>00</w:t>
                      </w:r>
                      <w:r>
                        <w:rPr>
                          <w:rFonts w:ascii="Arial" w:hAnsi="Arial" w:cs="Arial"/>
                          <w:color w:val="000000" w:themeColor="text1"/>
                          <w:sz w:val="18"/>
                          <w:szCs w:val="20"/>
                        </w:rPr>
                        <w:t>)</w:t>
                      </w:r>
                    </w:p>
                  </w:txbxContent>
                </v:textbox>
              </v:rect>
            </w:pict>
          </mc:Fallback>
        </mc:AlternateContent>
      </w:r>
    </w:p>
    <w:p w14:paraId="48DC3126" w14:textId="07FA6E47" w:rsidR="0099435D" w:rsidRDefault="0099435D" w:rsidP="0099435D">
      <w:pPr>
        <w:spacing w:after="0" w:line="240" w:lineRule="auto"/>
      </w:pPr>
    </w:p>
    <w:p w14:paraId="42566382" w14:textId="2D654866" w:rsidR="0099435D" w:rsidRDefault="002F39D7" w:rsidP="0099435D">
      <w:pPr>
        <w:spacing w:after="0" w:line="240" w:lineRule="auto"/>
      </w:pPr>
      <w:r>
        <w:rPr>
          <w:noProof/>
          <w:lang w:val="sl-SI" w:eastAsia="sl-SI"/>
        </w:rPr>
        <mc:AlternateContent>
          <mc:Choice Requires="wps">
            <w:drawing>
              <wp:anchor distT="0" distB="0" distL="114300" distR="114300" simplePos="0" relativeHeight="251684864" behindDoc="0" locked="0" layoutInCell="1" allowOverlap="1" wp14:anchorId="0842F598" wp14:editId="2166F23E">
                <wp:simplePos x="0" y="0"/>
                <wp:positionH relativeFrom="column">
                  <wp:posOffset>2544445</wp:posOffset>
                </wp:positionH>
                <wp:positionV relativeFrom="paragraph">
                  <wp:posOffset>42544</wp:posOffset>
                </wp:positionV>
                <wp:extent cx="571500" cy="45719"/>
                <wp:effectExtent l="0" t="38100" r="38100" b="88265"/>
                <wp:wrapNone/>
                <wp:docPr id="2145768204" name="Straight Arrow Connector 2145768204"/>
                <wp:cNvGraphicFramePr/>
                <a:graphic xmlns:a="http://schemas.openxmlformats.org/drawingml/2006/main">
                  <a:graphicData uri="http://schemas.microsoft.com/office/word/2010/wordprocessingShape">
                    <wps:wsp>
                      <wps:cNvCnPr/>
                      <wps:spPr>
                        <a:xfrm>
                          <a:off x="0" y="0"/>
                          <a:ext cx="571500"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A57FCF" id="Straight Arrow Connector 2145768204" o:spid="_x0000_s1026" type="#_x0000_t32" style="position:absolute;margin-left:200.35pt;margin-top:3.35pt;width:4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" strokecolor="windowText" strokeweight=".5pt">
                <v:stroke endarrow="block" joinstyle="miter"/>
              </v:shape>
            </w:pict>
          </mc:Fallback>
        </mc:AlternateContent>
      </w:r>
      <w:r w:rsidR="0099435D">
        <w:rPr>
          <w:noProof/>
          <w:lang w:val="sl-SI" w:eastAsia="sl-SI"/>
        </w:rPr>
        <mc:AlternateContent>
          <mc:Choice Requires="wps">
            <w:drawing>
              <wp:anchor distT="0" distB="0" distL="114300" distR="114300" simplePos="0" relativeHeight="251686912" behindDoc="0" locked="0" layoutInCell="1" allowOverlap="1" wp14:anchorId="733AFA95" wp14:editId="38AC0FC7">
                <wp:simplePos x="0" y="0"/>
                <wp:positionH relativeFrom="column">
                  <wp:posOffset>-291268</wp:posOffset>
                </wp:positionH>
                <wp:positionV relativeFrom="paragraph">
                  <wp:posOffset>75663</wp:posOffset>
                </wp:positionV>
                <wp:extent cx="1057420" cy="262890"/>
                <wp:effectExtent l="0" t="2857" r="25717" b="25718"/>
                <wp:wrapNone/>
                <wp:docPr id="752935848" name="Flowchart: Alternate Process 32"/>
                <wp:cNvGraphicFramePr/>
                <a:graphic xmlns:a="http://schemas.openxmlformats.org/drawingml/2006/main">
                  <a:graphicData uri="http://schemas.microsoft.com/office/word/2010/wordprocessingShape">
                    <wps:wsp>
                      <wps:cNvSpPr/>
                      <wps:spPr>
                        <a:xfrm rot="16200000">
                          <a:off x="0" y="0"/>
                          <a:ext cx="1057420"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2448D80" w14:textId="77777777" w:rsidR="001D7507" w:rsidRDefault="001D7507"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1D7507" w:rsidRPr="001502CF" w:rsidRDefault="001D7507" w:rsidP="0099435D">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AFA95" id="Flowchart: Alternate Process 32" o:spid="_x0000_s1031" type="#_x0000_t176" style="position:absolute;left:0;text-align:left;margin-left:-22.95pt;margin-top:5.95pt;width:83.25pt;height:20.7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" fillcolor="#9dc3e6" strokecolor="windowText" strokeweight="1pt">
                <v:textbox>
                  <w:txbxContent>
                    <w:p w14:paraId="52448D80" w14:textId="77777777" w:rsidR="001D7507" w:rsidRDefault="001D7507"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1D7507" w:rsidRPr="001502CF" w:rsidRDefault="001D7507" w:rsidP="0099435D">
                      <w:pPr>
                        <w:spacing w:after="0" w:line="240" w:lineRule="auto"/>
                        <w:rPr>
                          <w:rFonts w:ascii="Arial" w:hAnsi="Arial" w:cs="Arial"/>
                          <w:b/>
                          <w:color w:val="000000" w:themeColor="text1"/>
                          <w:sz w:val="18"/>
                          <w:szCs w:val="18"/>
                        </w:rPr>
                      </w:pPr>
                    </w:p>
                  </w:txbxContent>
                </v:textbox>
              </v:shape>
            </w:pict>
          </mc:Fallback>
        </mc:AlternateContent>
      </w:r>
    </w:p>
    <w:p w14:paraId="073450DD" w14:textId="77777777" w:rsidR="0099435D" w:rsidRDefault="0099435D" w:rsidP="0099435D">
      <w:pPr>
        <w:spacing w:after="0" w:line="240" w:lineRule="auto"/>
      </w:pPr>
    </w:p>
    <w:p w14:paraId="7D0EF191"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9984" behindDoc="0" locked="0" layoutInCell="1" allowOverlap="1" wp14:anchorId="3BE623A1" wp14:editId="0BEA2F17">
                <wp:simplePos x="0" y="0"/>
                <wp:positionH relativeFrom="column">
                  <wp:posOffset>1484923</wp:posOffset>
                </wp:positionH>
                <wp:positionV relativeFrom="paragraph">
                  <wp:posOffset>56564</wp:posOffset>
                </wp:positionV>
                <wp:extent cx="0" cy="281305"/>
                <wp:effectExtent l="76200" t="0" r="57150" b="61595"/>
                <wp:wrapNone/>
                <wp:docPr id="68003826" name="Straight Arrow Connector 68003826"/>
                <wp:cNvGraphicFramePr/>
                <a:graphic xmlns:a="http://schemas.openxmlformats.org/drawingml/2006/main">
                  <a:graphicData uri="http://schemas.microsoft.com/office/word/2010/wordprocessingShape">
                    <wps:wsp>
                      <wps:cNvCnPr/>
                      <wps:spPr>
                        <a:xfrm>
                          <a:off x="0" y="0"/>
                          <a:ext cx="0" cy="2813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8F7F475" id="_x0000_t32" coordsize="21600,21600" o:spt="32" o:oned="t" path="m,l21600,21600e" filled="f">
                <v:path arrowok="t" fillok="f" o:connecttype="none"/>
                <o:lock v:ext="edit" shapetype="t"/>
              </v:shapetype>
              <v:shape id="Straight Arrow Connector 68003826" o:spid="_x0000_s1026" type="#_x0000_t32" style="position:absolute;margin-left:116.9pt;margin-top:4.45pt;width:0;height:2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" strokecolor="windowText" strokeweight=".5pt">
                <v:stroke endarrow="block" joinstyle="miter"/>
              </v:shape>
            </w:pict>
          </mc:Fallback>
        </mc:AlternateContent>
      </w:r>
    </w:p>
    <w:p w14:paraId="41564C39" w14:textId="77777777" w:rsidR="0099435D" w:rsidRDefault="0099435D" w:rsidP="0099435D">
      <w:pPr>
        <w:spacing w:after="0" w:line="240" w:lineRule="auto"/>
      </w:pPr>
    </w:p>
    <w:p w14:paraId="26B70CFC" w14:textId="77777777" w:rsidR="0099435D" w:rsidRDefault="0099435D" w:rsidP="0099435D">
      <w:pPr>
        <w:spacing w:after="0" w:line="240" w:lineRule="auto"/>
      </w:pPr>
      <w:r w:rsidRPr="00560609">
        <w:rPr>
          <w:noProof/>
          <w:lang w:val="sl-SI" w:eastAsia="sl-SI"/>
        </w:rPr>
        <mc:AlternateContent>
          <mc:Choice Requires="wps">
            <w:drawing>
              <wp:anchor distT="0" distB="0" distL="114300" distR="114300" simplePos="0" relativeHeight="251682816" behindDoc="0" locked="0" layoutInCell="1" allowOverlap="1" wp14:anchorId="7F5DEA01" wp14:editId="50E7336E">
                <wp:simplePos x="0" y="0"/>
                <wp:positionH relativeFrom="column">
                  <wp:posOffset>514448</wp:posOffset>
                </wp:positionH>
                <wp:positionV relativeFrom="paragraph">
                  <wp:posOffset>85920</wp:posOffset>
                </wp:positionV>
                <wp:extent cx="2423160" cy="723900"/>
                <wp:effectExtent l="0" t="0" r="15240" b="19050"/>
                <wp:wrapNone/>
                <wp:docPr id="1025786113" name="Rectangle 1025786113"/>
                <wp:cNvGraphicFramePr/>
                <a:graphic xmlns:a="http://schemas.openxmlformats.org/drawingml/2006/main">
                  <a:graphicData uri="http://schemas.microsoft.com/office/word/2010/wordprocessingShape">
                    <wps:wsp>
                      <wps:cNvSpPr/>
                      <wps:spPr>
                        <a:xfrm>
                          <a:off x="0" y="0"/>
                          <a:ext cx="2423160" cy="723900"/>
                        </a:xfrm>
                        <a:prstGeom prst="rect">
                          <a:avLst/>
                        </a:prstGeom>
                        <a:noFill/>
                        <a:ln w="12700" cap="flat" cmpd="sng" algn="ctr">
                          <a:solidFill>
                            <a:sysClr val="windowText" lastClr="000000"/>
                          </a:solidFill>
                          <a:prstDash val="solid"/>
                          <a:miter lim="800000"/>
                        </a:ln>
                        <a:effectLst/>
                      </wps:spPr>
                      <wps:txbx>
                        <w:txbxContent>
                          <w:p w14:paraId="1D122134" w14:textId="77777777" w:rsidR="001D7507"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67EF7F42"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2E15CA">
                              <w:rPr>
                                <w:rFonts w:ascii="Arial" w:hAnsi="Arial" w:cs="Arial"/>
                                <w:color w:val="000000" w:themeColor="text1"/>
                                <w:sz w:val="18"/>
                                <w:szCs w:val="20"/>
                              </w:rPr>
                              <w:t>184</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DEA01" id="Rectangle 1025786113" o:spid="_x0000_s1032" style="position:absolute;left:0;text-align:left;margin-left:40.5pt;margin-top:6.75pt;width:190.8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" filled="f" strokecolor="windowText" strokeweight="1pt">
                <v:textbox>
                  <w:txbxContent>
                    <w:p w14:paraId="1D122134" w14:textId="77777777" w:rsidR="001D7507"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67EF7F42"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2E15CA">
                        <w:rPr>
                          <w:rFonts w:ascii="Arial" w:hAnsi="Arial" w:cs="Arial"/>
                          <w:color w:val="000000" w:themeColor="text1"/>
                          <w:sz w:val="18"/>
                          <w:szCs w:val="20"/>
                        </w:rPr>
                        <w:t>184</w:t>
                      </w:r>
                      <w:r>
                        <w:rPr>
                          <w:rFonts w:ascii="Arial" w:hAnsi="Arial" w:cs="Arial"/>
                          <w:color w:val="000000" w:themeColor="text1"/>
                          <w:sz w:val="18"/>
                          <w:szCs w:val="20"/>
                        </w:rPr>
                        <w:t>)</w:t>
                      </w:r>
                    </w:p>
                  </w:txbxContent>
                </v:textbox>
              </v:rect>
            </w:pict>
          </mc:Fallback>
        </mc:AlternateContent>
      </w:r>
    </w:p>
    <w:p w14:paraId="5779F710"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7936" behindDoc="0" locked="0" layoutInCell="1" allowOverlap="1" wp14:anchorId="50ACE198" wp14:editId="13576DDF">
                <wp:simplePos x="0" y="0"/>
                <wp:positionH relativeFrom="column">
                  <wp:posOffset>-101929</wp:posOffset>
                </wp:positionH>
                <wp:positionV relativeFrom="paragraph">
                  <wp:posOffset>155123</wp:posOffset>
                </wp:positionV>
                <wp:extent cx="700576" cy="262890"/>
                <wp:effectExtent l="9208" t="0" r="13652" b="13653"/>
                <wp:wrapNone/>
                <wp:docPr id="288795318" name="Flowchart: Alternate Process 33"/>
                <wp:cNvGraphicFramePr/>
                <a:graphic xmlns:a="http://schemas.openxmlformats.org/drawingml/2006/main">
                  <a:graphicData uri="http://schemas.microsoft.com/office/word/2010/wordprocessingShape">
                    <wps:wsp>
                      <wps:cNvSpPr/>
                      <wps:spPr>
                        <a:xfrm rot="16200000">
                          <a:off x="0" y="0"/>
                          <a:ext cx="700576"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326DC4F" w14:textId="77777777" w:rsidR="001D7507" w:rsidRPr="001502CF" w:rsidRDefault="001D7507"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E198" id="Flowchart: Alternate Process 33" o:spid="_x0000_s1033" type="#_x0000_t176" style="position:absolute;left:0;text-align:left;margin-left:-8.05pt;margin-top:12.2pt;width:55.15pt;height:20.7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" fillcolor="#9dc3e6" strokecolor="windowText" strokeweight="1pt">
                <v:textbox>
                  <w:txbxContent>
                    <w:p w14:paraId="5326DC4F" w14:textId="77777777" w:rsidR="001D7507" w:rsidRPr="001502CF" w:rsidRDefault="001D7507"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D0800A4" w14:textId="77777777" w:rsidR="0099435D" w:rsidRDefault="0099435D" w:rsidP="0099435D">
      <w:pPr>
        <w:spacing w:after="0" w:line="240" w:lineRule="auto"/>
      </w:pPr>
    </w:p>
    <w:p w14:paraId="370D9FFF" w14:textId="77777777" w:rsidR="0099435D" w:rsidRDefault="0099435D" w:rsidP="0099435D">
      <w:pPr>
        <w:spacing w:after="0" w:line="240" w:lineRule="auto"/>
      </w:pPr>
    </w:p>
    <w:p w14:paraId="20BFBC66" w14:textId="77777777" w:rsidR="0099435D" w:rsidRDefault="0099435D" w:rsidP="0099435D">
      <w:pPr>
        <w:spacing w:after="0" w:line="240" w:lineRule="auto"/>
      </w:pPr>
    </w:p>
    <w:p w14:paraId="76AB68D2" w14:textId="77777777" w:rsidR="0099435D" w:rsidRDefault="0099435D" w:rsidP="0099435D">
      <w:pPr>
        <w:spacing w:after="0" w:line="240" w:lineRule="auto"/>
      </w:pPr>
    </w:p>
    <w:p w14:paraId="099F6CE1" w14:textId="10B8A20D" w:rsidR="0099435D" w:rsidRDefault="0099435D" w:rsidP="0099435D">
      <w:pPr>
        <w:pStyle w:val="Caption"/>
      </w:pPr>
      <w:r>
        <w:t xml:space="preserve">Figure 3: PRISMA diagram. </w:t>
      </w:r>
      <w:commentRangeStart w:id="15"/>
      <w:r w:rsidRPr="001D1007">
        <w:rPr>
          <w:highlight w:val="yellow"/>
        </w:rPr>
        <w:t>PORAVNAVA</w:t>
      </w:r>
      <w:commentRangeEnd w:id="15"/>
      <w:r w:rsidR="00B15E50">
        <w:rPr>
          <w:rStyle w:val="CommentReference"/>
          <w:i w:val="0"/>
          <w:iCs w:val="0"/>
          <w:color w:val="auto"/>
        </w:rPr>
        <w:commentReference w:id="15"/>
      </w:r>
      <w:r w:rsidRPr="001D1007">
        <w:rPr>
          <w:highlight w:val="yellow"/>
        </w:rPr>
        <w:t>!</w:t>
      </w:r>
    </w:p>
    <w:p w14:paraId="0E043538" w14:textId="71DB89E8" w:rsidR="006C2966" w:rsidRDefault="006C2966" w:rsidP="00587AAD">
      <w:r w:rsidRPr="006C2966">
        <w:t>Inclusion and exclusion criteria were applied to ensure the relevance and quality of the data. Articles were included if they were written in English, published between 201</w:t>
      </w:r>
      <w:r w:rsidR="007072C7">
        <w:t>9</w:t>
      </w:r>
      <w:r w:rsidRPr="006C2966">
        <w:t xml:space="preserve"> and 202</w:t>
      </w:r>
      <w:r w:rsidR="007072C7">
        <w:t>4</w:t>
      </w:r>
      <w:r w:rsidRPr="006C2966">
        <w:t>, and classified as peer-reviewed articles (excluding book chapters, conference papers, and non-peer-reviewed works). Both qualitative and quantitative studies were considered. Articles with expressions of concern or retractions were excluded to maintain the validity of the data.</w:t>
      </w:r>
      <w:r w:rsidR="002142EB">
        <w:t xml:space="preserve"> </w:t>
      </w:r>
      <w:r w:rsidR="002142EB" w:rsidRPr="002142EB">
        <w:t xml:space="preserve">The years </w:t>
      </w:r>
      <w:r w:rsidR="007072C7">
        <w:t>prior to 2019</w:t>
      </w:r>
      <w:r w:rsidR="002142EB" w:rsidRPr="002142EB">
        <w:t xml:space="preserve"> and 2025 were omitted from the analysis for specific reasons: The results </w:t>
      </w:r>
      <w:r w:rsidR="007072C7">
        <w:t xml:space="preserve">prior to 2019 </w:t>
      </w:r>
      <w:r w:rsidR="002142EB" w:rsidRPr="002142EB">
        <w:t xml:space="preserve">were not included as the thematic focus during that year was still </w:t>
      </w:r>
      <w:proofErr w:type="gramStart"/>
      <w:r w:rsidR="002142EB" w:rsidRPr="002142EB">
        <w:t>fairly new</w:t>
      </w:r>
      <w:proofErr w:type="gramEnd"/>
      <w:r w:rsidR="002142EB" w:rsidRPr="002142EB">
        <w:t xml:space="preserve"> and in the early stages of progression</w:t>
      </w:r>
      <w:r w:rsidR="002142EB">
        <w:t xml:space="preserve"> (only 1</w:t>
      </w:r>
      <w:r w:rsidR="007072C7">
        <w:t>0</w:t>
      </w:r>
      <w:r w:rsidR="002142EB">
        <w:t xml:space="preserve"> article</w:t>
      </w:r>
      <w:r w:rsidR="007072C7">
        <w:t>s</w:t>
      </w:r>
      <w:r w:rsidR="002142EB">
        <w:t>)</w:t>
      </w:r>
      <w:r w:rsidR="002142EB" w:rsidRPr="002142EB">
        <w:t>, making the data less relevant for current trends</w:t>
      </w:r>
      <w:r w:rsidR="002142EB">
        <w:t xml:space="preserve">. </w:t>
      </w:r>
      <w:r w:rsidR="002142EB" w:rsidRPr="002142EB">
        <w:t>Additionally, 2025 was excluded as the data from that year is still new and scarce, limiting its impact on the overall analysis</w:t>
      </w:r>
      <w:r w:rsidR="002142EB">
        <w:t xml:space="preserve"> (only </w:t>
      </w:r>
      <w:r w:rsidR="007072C7">
        <w:t>5</w:t>
      </w:r>
      <w:r w:rsidR="002142EB">
        <w:t xml:space="preserve"> articles)</w:t>
      </w:r>
      <w:r w:rsidR="002142EB" w:rsidRPr="002142EB">
        <w:t>.</w:t>
      </w:r>
    </w:p>
    <w:p w14:paraId="6E373FA2" w14:textId="056EA68F" w:rsidR="00371197" w:rsidRDefault="00371197" w:rsidP="00371197">
      <w:pPr>
        <w:pStyle w:val="Heading3"/>
        <w:numPr>
          <w:ilvl w:val="1"/>
          <w:numId w:val="11"/>
        </w:numPr>
      </w:pPr>
      <w:r>
        <w:t>Data analysis</w:t>
      </w:r>
    </w:p>
    <w:p w14:paraId="7256369E" w14:textId="056398E6" w:rsidR="00D973B4" w:rsidRDefault="00E32C0D" w:rsidP="00D973B4">
      <w:r w:rsidRPr="00E32C0D">
        <w:t xml:space="preserve">The final selection of </w:t>
      </w:r>
      <w:r w:rsidR="007C0130">
        <w:t xml:space="preserve">184 </w:t>
      </w:r>
      <w:r w:rsidRPr="00E32C0D">
        <w:t xml:space="preserve">articles was analysed </w:t>
      </w:r>
      <w:r w:rsidR="00D236A5">
        <w:t xml:space="preserve">using </w:t>
      </w:r>
      <w:r w:rsidR="00D236A5" w:rsidRPr="00C43348">
        <w:rPr>
          <w:i/>
          <w:iCs/>
        </w:rPr>
        <w:t>Python</w:t>
      </w:r>
      <w:r w:rsidR="00D236A5">
        <w:t xml:space="preserve"> programming language </w:t>
      </w:r>
      <w:r w:rsidRPr="00E32C0D">
        <w:t>to construct and visualize the bibliometric network</w:t>
      </w:r>
      <w:r w:rsidR="002A5AF2">
        <w:t xml:space="preserve">. Despite </w:t>
      </w:r>
      <w:r w:rsidR="002A5AF2" w:rsidRPr="007B4BBE">
        <w:rPr>
          <w:i/>
          <w:iCs/>
        </w:rPr>
        <w:t>Python</w:t>
      </w:r>
      <w:r w:rsidR="002A5AF2">
        <w:t xml:space="preserve"> already having a library </w:t>
      </w:r>
      <w:proofErr w:type="spellStart"/>
      <w:r w:rsidR="00AB1DBA" w:rsidRPr="00AB1DBA">
        <w:rPr>
          <w:i/>
          <w:iCs/>
        </w:rPr>
        <w:t>pyBibX</w:t>
      </w:r>
      <w:proofErr w:type="spellEnd"/>
      <w:r w:rsidR="00AB1DBA">
        <w:t xml:space="preserve"> designated for bibliometric and </w:t>
      </w:r>
      <w:proofErr w:type="spellStart"/>
      <w:r w:rsidR="00AB1DBA">
        <w:t>scientometric</w:t>
      </w:r>
      <w:proofErr w:type="spellEnd"/>
      <w:r w:rsidR="00AB1DBA">
        <w:t xml:space="preserve"> analysis </w:t>
      </w:r>
      <w:r w:rsidR="002A5AF2">
        <w:t xml:space="preserve">we chose to </w:t>
      </w:r>
      <w:r w:rsidR="004D53FB">
        <w:t>develop</w:t>
      </w:r>
      <w:r w:rsidR="002A5AF2">
        <w:t xml:space="preserve"> ou</w:t>
      </w:r>
      <w:r w:rsidR="00AB1DBA">
        <w:t>r own</w:t>
      </w:r>
      <w:r w:rsidR="004D53FB">
        <w:t xml:space="preserve"> solution</w:t>
      </w:r>
      <w:r w:rsidR="00AB1DBA">
        <w:t xml:space="preserve">, which is openly available </w:t>
      </w:r>
      <w:r w:rsidR="001D1007">
        <w:fldChar w:fldCharType="begin"/>
      </w:r>
      <w:r w:rsidR="001D1007">
        <w:instrText xml:space="preserve"> ADDIN ZOTERO_ITEM CSL_CITATION {"citationID":"BPobCHYP","properties":{"formattedCitation":"(Bregant, 2025)","plainCitation":"(Bregant, 2025)","noteIndex":0},"citationItems":[{"id":960,"uris":["http://zotero.org/users/local/ZlhuMgGE/items/84TYUMUG"],"itemData":{"id":960,"type":"webpage","container-title":"Github","genre":"Repository","title":"Statistics code of the article","URL":"https://github.com/borbregant/Doktorat_all/blob/main/raziskovalni_seminar/obdelava.ipynb","author":[{"family":"Bregant","given":"Bor"}],"accessed":{"date-parts":[["2025",1,21]]},"issued":{"date-parts":[["2025"]]}}}],"schema":"https://github.com/citation-style-language/schema/raw/master/csl-citation.json"} </w:instrText>
      </w:r>
      <w:r w:rsidR="001D1007">
        <w:fldChar w:fldCharType="separate"/>
      </w:r>
      <w:r w:rsidR="001D1007" w:rsidRPr="001D1007">
        <w:rPr>
          <w:rFonts w:ascii="Calibri" w:hAnsi="Calibri" w:cs="Calibri"/>
        </w:rPr>
        <w:t>(</w:t>
      </w:r>
      <w:r w:rsidR="007A607D">
        <w:rPr>
          <w:rFonts w:ascii="Calibri" w:hAnsi="Calibri" w:cs="Calibri"/>
        </w:rPr>
        <w:t>Author</w:t>
      </w:r>
      <w:r w:rsidR="001D1007" w:rsidRPr="001D1007">
        <w:rPr>
          <w:rFonts w:ascii="Calibri" w:hAnsi="Calibri" w:cs="Calibri"/>
        </w:rPr>
        <w:t>, 2025)</w:t>
      </w:r>
      <w:r w:rsidR="001D1007">
        <w:fldChar w:fldCharType="end"/>
      </w:r>
      <w:r w:rsidR="004D53FB">
        <w:t>, and can help future studies.</w:t>
      </w:r>
      <w:r w:rsidR="001E2AF3" w:rsidRPr="001E2AF3">
        <w:t xml:space="preserve"> The researchers </w:t>
      </w:r>
      <w:proofErr w:type="spellStart"/>
      <w:r w:rsidR="001E2AF3" w:rsidRPr="001E2AF3">
        <w:t>analyzed</w:t>
      </w:r>
      <w:proofErr w:type="spellEnd"/>
      <w:r w:rsidR="001E2AF3" w:rsidRPr="001E2AF3">
        <w:t xml:space="preserve"> eligible studies following a predefined coding protocol. The descriptive coding covered various study attributes, such as the publication year, title, keywords, abstract, and citation count, among others.</w:t>
      </w:r>
    </w:p>
    <w:p w14:paraId="54E1043D" w14:textId="031E04C0" w:rsidR="0042163C" w:rsidRDefault="0042163C" w:rsidP="003062C8">
      <w:pPr>
        <w:pStyle w:val="Heading2"/>
        <w:numPr>
          <w:ilvl w:val="0"/>
          <w:numId w:val="11"/>
        </w:numPr>
        <w:rPr>
          <w:lang w:val="en-US"/>
        </w:rPr>
      </w:pPr>
      <w:r>
        <w:rPr>
          <w:lang w:val="en-US"/>
        </w:rPr>
        <w:t>Result</w:t>
      </w:r>
      <w:r w:rsidR="00AA0D0A">
        <w:rPr>
          <w:lang w:val="en-US"/>
        </w:rPr>
        <w:t>s</w:t>
      </w:r>
    </w:p>
    <w:p w14:paraId="73EA6686" w14:textId="71358F83" w:rsidR="007A607D" w:rsidRDefault="007A607D" w:rsidP="006C16A4">
      <w:pPr>
        <w:rPr>
          <w:lang w:val="en-US"/>
        </w:rPr>
      </w:pPr>
      <w:r w:rsidRPr="007A607D">
        <w:rPr>
          <w:lang w:val="en-US"/>
        </w:rPr>
        <w:t>Firstly, we conducted an extensive qualitative literature review of the 10 most cited articles from a systematic literature search. The selected articles</w:t>
      </w:r>
      <w:r>
        <w:rPr>
          <w:lang w:val="en-US"/>
        </w:rPr>
        <w:t xml:space="preserve"> (</w:t>
      </w:r>
      <w:r w:rsidRPr="007A607D">
        <w:rPr>
          <w:highlight w:val="yellow"/>
          <w:lang w:val="en-US"/>
        </w:rPr>
        <w:t xml:space="preserve">available in </w:t>
      </w:r>
      <w:commentRangeStart w:id="16"/>
      <w:r w:rsidRPr="007A607D">
        <w:rPr>
          <w:highlight w:val="yellow"/>
          <w:lang w:val="en-US"/>
        </w:rPr>
        <w:t>repository</w:t>
      </w:r>
      <w:commentRangeEnd w:id="16"/>
      <w:r w:rsidR="007831C5">
        <w:rPr>
          <w:rStyle w:val="CommentReference"/>
        </w:rPr>
        <w:commentReference w:id="16"/>
      </w:r>
      <w:r w:rsidRPr="007A607D">
        <w:rPr>
          <w:highlight w:val="yellow"/>
          <w:lang w:val="en-US"/>
        </w:rPr>
        <w:t xml:space="preserve"> (Author, 2025)),</w:t>
      </w:r>
      <w:r w:rsidRPr="007A607D">
        <w:rPr>
          <w:lang w:val="en-US"/>
        </w:rPr>
        <w:t xml:space="preserve"> published between 2021 and 2024 and cited between 88 and 143 times, collectively explore the application of </w:t>
      </w:r>
      <w:r>
        <w:rPr>
          <w:lang w:val="en-US"/>
        </w:rPr>
        <w:t>ML</w:t>
      </w:r>
      <w:r w:rsidRPr="007A607D">
        <w:rPr>
          <w:lang w:val="en-US"/>
        </w:rPr>
        <w:t xml:space="preserve"> and educational data mining (EDM) across various educational contexts, including higher education, online learning, and assessment strategies. The studies primarily focus on early performance prediction, student retention, and self-reported satisfaction in online education.</w:t>
      </w:r>
      <w:r>
        <w:rPr>
          <w:lang w:val="en-US"/>
        </w:rPr>
        <w:t xml:space="preserve"> </w:t>
      </w:r>
      <w:r w:rsidRPr="007A607D">
        <w:rPr>
          <w:lang w:val="en-US"/>
        </w:rPr>
        <w:t xml:space="preserve">Predominantly categorized under "Education &amp; Educational Research; Computer Science, Information Systems; Engineering, Electrical &amp; Electronic; Mathematics; Environmental Sciences; and Artificial Intelligence" in Web of Science, these articles have been published by major publishers such as Springer (four articles), </w:t>
      </w:r>
      <w:r>
        <w:rPr>
          <w:lang w:val="en-US"/>
        </w:rPr>
        <w:t xml:space="preserve">and </w:t>
      </w:r>
      <w:r w:rsidRPr="007A607D">
        <w:rPr>
          <w:lang w:val="en-US"/>
        </w:rPr>
        <w:t>MDPI (three articles)</w:t>
      </w:r>
      <w:r>
        <w:rPr>
          <w:lang w:val="en-US"/>
        </w:rPr>
        <w:t xml:space="preserve">. </w:t>
      </w:r>
      <w:r w:rsidRPr="007A607D">
        <w:rPr>
          <w:lang w:val="en-US"/>
        </w:rPr>
        <w:t xml:space="preserve">The research employs a variety of ML algorithms, including logistic regression, random forest, support vector machines, </w:t>
      </w:r>
      <w:proofErr w:type="spellStart"/>
      <w:r w:rsidRPr="007A607D">
        <w:rPr>
          <w:lang w:val="en-US"/>
        </w:rPr>
        <w:t>XGBoost</w:t>
      </w:r>
      <w:proofErr w:type="spellEnd"/>
      <w:r w:rsidRPr="007A607D">
        <w:rPr>
          <w:lang w:val="en-US"/>
        </w:rPr>
        <w:t>, and ensemble methods, to tackle challenges such as identifying at-risk students, enhancing degree completion rates, and evaluating online learning experiences.</w:t>
      </w:r>
      <w:r>
        <w:rPr>
          <w:lang w:val="en-US"/>
        </w:rPr>
        <w:t xml:space="preserve"> </w:t>
      </w:r>
      <w:r w:rsidRPr="007A607D">
        <w:rPr>
          <w:lang w:val="en-US"/>
        </w:rPr>
        <w:t xml:space="preserve">To enhance interpretability, several studies leverage explainable AI (XAI) techniques such as SHAP and LIME, enabling educators and policymakers to derive actionable insights. Key findings underscore the effectiveness of ensemble methods and the importance of feature selection in improving predictive accuracy, with logistic regression and random forest frequently demonstrating strong performance. Conducted in diverse settings, including the USA, Spain, and </w:t>
      </w:r>
      <w:r w:rsidRPr="007A607D">
        <w:rPr>
          <w:lang w:val="en-US"/>
        </w:rPr>
        <w:lastRenderedPageBreak/>
        <w:t>international online platforms, these studies highlight the potential of ML to personalize educational interventions, mitigate attrition, and optimize instructional strategies, particularly in higher education and online learning environments.</w:t>
      </w:r>
    </w:p>
    <w:p w14:paraId="57D40862" w14:textId="6A986869" w:rsidR="006C16A4" w:rsidRPr="006C16A4" w:rsidRDefault="006C16A4" w:rsidP="006C16A4">
      <w:pPr>
        <w:rPr>
          <w:lang w:val="en-US"/>
        </w:rPr>
      </w:pPr>
      <w:r w:rsidRPr="006C16A4">
        <w:rPr>
          <w:lang w:val="en-US"/>
        </w:rPr>
        <w:t xml:space="preserve">For word cloud analysis, the </w:t>
      </w:r>
      <w:proofErr w:type="spellStart"/>
      <w:r w:rsidRPr="006C16A4">
        <w:rPr>
          <w:i/>
          <w:iCs/>
          <w:lang w:val="en-US"/>
        </w:rPr>
        <w:t>CountVectorizer</w:t>
      </w:r>
      <w:proofErr w:type="spellEnd"/>
      <w:r w:rsidRPr="006C16A4">
        <w:rPr>
          <w:lang w:val="en-US"/>
        </w:rPr>
        <w:t xml:space="preserve"> module was used in collaboration with </w:t>
      </w:r>
      <w:r w:rsidRPr="006C16A4">
        <w:rPr>
          <w:i/>
          <w:iCs/>
          <w:lang w:val="en-US"/>
        </w:rPr>
        <w:t xml:space="preserve">Latent Dirichlet Allocation </w:t>
      </w:r>
      <w:r w:rsidRPr="006C16A4">
        <w:rPr>
          <w:lang w:val="en-US"/>
        </w:rPr>
        <w:t xml:space="preserve">(LDA) to extract the most frequently used words from keywords and abstracts. Common English </w:t>
      </w:r>
      <w:proofErr w:type="spellStart"/>
      <w:r w:rsidRPr="006C16A4">
        <w:rPr>
          <w:lang w:val="en-US"/>
        </w:rPr>
        <w:t>stopwords</w:t>
      </w:r>
      <w:proofErr w:type="spellEnd"/>
      <w:r w:rsidRPr="006C16A4">
        <w:rPr>
          <w:lang w:val="en-US"/>
        </w:rPr>
        <w:t xml:space="preserve"> (e.g., “the”, </w:t>
      </w:r>
      <w:proofErr w:type="gramStart"/>
      <w:r w:rsidRPr="006C16A4">
        <w:rPr>
          <w:lang w:val="en-US"/>
        </w:rPr>
        <w:t>“and”,</w:t>
      </w:r>
      <w:proofErr w:type="gramEnd"/>
      <w:r w:rsidRPr="006C16A4">
        <w:rPr>
          <w:lang w:val="en-US"/>
        </w:rPr>
        <w:t xml:space="preserve"> “is”) were removed to minimize noise, along with words appearing in more than 95% of the documents and those appearing in fewer than two documents.</w:t>
      </w:r>
    </w:p>
    <w:p w14:paraId="4101FE3A" w14:textId="3946BD19" w:rsidR="000F0EB1" w:rsidRPr="00AC4045" w:rsidRDefault="006C16A4" w:rsidP="002F39D7">
      <w:pPr>
        <w:keepNext/>
        <w:rPr>
          <w:lang w:val="en-US"/>
        </w:rPr>
      </w:pPr>
      <w:r w:rsidRPr="006C16A4">
        <w:rPr>
          <w:lang w:val="en-US"/>
        </w:rPr>
        <w:t xml:space="preserve">As depicted in </w:t>
      </w:r>
      <w:r w:rsidRPr="00635767">
        <w:rPr>
          <w:lang w:val="en-US"/>
        </w:rPr>
        <w:t>Figure</w:t>
      </w:r>
      <w:r w:rsidRPr="006C16A4">
        <w:rPr>
          <w:lang w:val="en-US"/>
        </w:rPr>
        <w:t xml:space="preserve"> </w:t>
      </w:r>
      <w:r w:rsidR="00AC4045">
        <w:rPr>
          <w:lang w:val="en-US"/>
        </w:rPr>
        <w:t>4</w:t>
      </w:r>
      <w:r w:rsidRPr="006C16A4">
        <w:rPr>
          <w:lang w:val="en-US"/>
        </w:rPr>
        <w:t xml:space="preserve">, the word clouds for each year reveal key themes and shifts in research focus over time. </w:t>
      </w:r>
      <w:r w:rsidR="002F39D7" w:rsidRPr="002F39D7">
        <w:rPr>
          <w:lang w:val="en-US"/>
        </w:rPr>
        <w:t>In 2019, terms such as "machine learning,"</w:t>
      </w:r>
      <w:r w:rsidR="002F39D7">
        <w:rPr>
          <w:lang w:val="en-US"/>
        </w:rPr>
        <w:t xml:space="preserve"> and</w:t>
      </w:r>
      <w:r w:rsidR="002F39D7" w:rsidRPr="002F39D7">
        <w:rPr>
          <w:lang w:val="en-US"/>
        </w:rPr>
        <w:t xml:space="preserve"> "data"</w:t>
      </w:r>
      <w:r w:rsidR="002F39D7">
        <w:rPr>
          <w:lang w:val="en-US"/>
        </w:rPr>
        <w:t xml:space="preserve"> </w:t>
      </w:r>
      <w:r w:rsidR="002F39D7" w:rsidRPr="002F39D7">
        <w:rPr>
          <w:lang w:val="en-US"/>
        </w:rPr>
        <w:t xml:space="preserve">were </w:t>
      </w:r>
      <w:r w:rsidR="002F39D7">
        <w:rPr>
          <w:lang w:val="en-US"/>
        </w:rPr>
        <w:t xml:space="preserve">already </w:t>
      </w:r>
      <w:r w:rsidR="002F39D7" w:rsidRPr="002F39D7">
        <w:rPr>
          <w:lang w:val="en-US"/>
        </w:rPr>
        <w:t>prominent. However, the smaller number of distinct terms suggests that machine learning was still in its early stages of application in education, primarily serving as an analytical tool rather than a means for student success prediction.</w:t>
      </w:r>
      <w:r w:rsidR="002F39D7">
        <w:rPr>
          <w:lang w:val="en-US"/>
        </w:rPr>
        <w:t xml:space="preserve"> </w:t>
      </w:r>
      <w:r w:rsidR="002F39D7" w:rsidRPr="002F39D7">
        <w:rPr>
          <w:lang w:val="en-US"/>
        </w:rPr>
        <w:t xml:space="preserve">By 2020, the focus expanded with terms like "prediction," "student," and "performance" gaining prominence, indicating a growing interest in predictive analytics for academic success. In 2021, "machine learning" remained a central theme, but the presence of "classification" and "educational data" suggests an increasing </w:t>
      </w:r>
      <w:r w:rsidR="00616657">
        <w:rPr>
          <w:lang w:val="en-US"/>
        </w:rPr>
        <w:t>focus</w:t>
      </w:r>
      <w:r w:rsidR="002F39D7" w:rsidRPr="002F39D7">
        <w:rPr>
          <w:lang w:val="en-US"/>
        </w:rPr>
        <w:t xml:space="preserve"> </w:t>
      </w:r>
      <w:r w:rsidR="002F39D7">
        <w:rPr>
          <w:lang w:val="en-US"/>
        </w:rPr>
        <w:t xml:space="preserve">on </w:t>
      </w:r>
      <w:r w:rsidR="002F39D7" w:rsidRPr="002F39D7">
        <w:rPr>
          <w:lang w:val="en-US"/>
        </w:rPr>
        <w:t>advanced modeling techniques.</w:t>
      </w:r>
      <w:r w:rsidR="00616657">
        <w:rPr>
          <w:lang w:val="en-US"/>
        </w:rPr>
        <w:t xml:space="preserve"> </w:t>
      </w:r>
      <w:r w:rsidR="002F39D7" w:rsidRPr="002F39D7">
        <w:rPr>
          <w:lang w:val="en-US"/>
        </w:rPr>
        <w:t>The years 2022 and 2023 saw further diversification of research topics, with terms such as "academic performance," "data mining," and "prediction" reflecting a more mature and data-driven approach to understanding student outcomes</w:t>
      </w:r>
      <w:r w:rsidR="00616657">
        <w:rPr>
          <w:lang w:val="en-US"/>
        </w:rPr>
        <w:t xml:space="preserve">, especially from </w:t>
      </w:r>
      <w:proofErr w:type="gramStart"/>
      <w:r w:rsidR="00616657">
        <w:rPr>
          <w:lang w:val="en-US"/>
        </w:rPr>
        <w:t>algorithm</w:t>
      </w:r>
      <w:proofErr w:type="gramEnd"/>
      <w:r w:rsidR="00616657">
        <w:rPr>
          <w:lang w:val="en-US"/>
        </w:rPr>
        <w:t xml:space="preserve"> modeling point of view</w:t>
      </w:r>
      <w:r w:rsidR="002F39D7" w:rsidRPr="002F39D7">
        <w:rPr>
          <w:lang w:val="en-US"/>
        </w:rPr>
        <w:t>. By 2024</w:t>
      </w:r>
      <w:r w:rsidR="00616657">
        <w:rPr>
          <w:lang w:val="en-US"/>
        </w:rPr>
        <w:t>, we can conclude</w:t>
      </w:r>
      <w:r w:rsidR="00616657" w:rsidRPr="00616657">
        <w:rPr>
          <w:lang w:val="en-US"/>
        </w:rPr>
        <w:t xml:space="preserve"> a stabilization of research focus, suggesting that the foundational methodologies and applications have been firmly established. While incremental advancements continue, the overarching themes remain consistent</w:t>
      </w:r>
      <w:r w:rsidR="00616657">
        <w:rPr>
          <w:lang w:val="en-US"/>
        </w:rPr>
        <w:t xml:space="preserve">. </w:t>
      </w:r>
      <w:r w:rsidR="002F39D7" w:rsidRPr="002F39D7">
        <w:rPr>
          <w:lang w:val="en-US"/>
        </w:rPr>
        <w:t>Overall, the progression of themes suggests a steady evolution from using machine learning as a general analytical tool to its more sophisticated application in predictive modeling and student performance assessment.</w:t>
      </w:r>
    </w:p>
    <w:p w14:paraId="4CC9FC84" w14:textId="77777777" w:rsidR="00AC4045" w:rsidRDefault="00AC4045" w:rsidP="00AC4045">
      <w:pPr>
        <w:keepNext/>
      </w:pPr>
      <w:r w:rsidRPr="00AC4045">
        <w:rPr>
          <w:noProof/>
        </w:rPr>
        <w:drawing>
          <wp:inline distT="0" distB="0" distL="0" distR="0" wp14:anchorId="3C85CAB6" wp14:editId="5C27A01F">
            <wp:extent cx="5760720" cy="2693035"/>
            <wp:effectExtent l="0" t="0" r="0" b="0"/>
            <wp:docPr id="1937442667" name="Picture 1" descr="A collage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2667" name="Picture 1" descr="A collage of words&#10;&#10;AI-generated content may be incorrect."/>
                    <pic:cNvPicPr/>
                  </pic:nvPicPr>
                  <pic:blipFill>
                    <a:blip r:embed="rId14"/>
                    <a:stretch>
                      <a:fillRect/>
                    </a:stretch>
                  </pic:blipFill>
                  <pic:spPr>
                    <a:xfrm>
                      <a:off x="0" y="0"/>
                      <a:ext cx="5760720" cy="2693035"/>
                    </a:xfrm>
                    <a:prstGeom prst="rect">
                      <a:avLst/>
                    </a:prstGeom>
                  </pic:spPr>
                </pic:pic>
              </a:graphicData>
            </a:graphic>
          </wp:inline>
        </w:drawing>
      </w:r>
    </w:p>
    <w:p w14:paraId="1E0F73A7" w14:textId="36A1B71D" w:rsidR="00FE6E53" w:rsidRPr="00FE6E53" w:rsidRDefault="00AC4045" w:rsidP="00AC4045">
      <w:pPr>
        <w:pStyle w:val="Caption"/>
      </w:pPr>
      <w:r>
        <w:t xml:space="preserve">Figure 4: </w:t>
      </w:r>
      <w:r w:rsidRPr="00327628">
        <w:t>Word cloud analysis through the years.</w:t>
      </w:r>
    </w:p>
    <w:p w14:paraId="1FA83E4C" w14:textId="607F8D28" w:rsidR="003353C0" w:rsidRPr="003353C0" w:rsidRDefault="004934FC" w:rsidP="004934FC">
      <w:r>
        <w:t xml:space="preserve">As we can observe </w:t>
      </w:r>
      <w:r w:rsidRPr="00635767">
        <w:t xml:space="preserve">in Figure </w:t>
      </w:r>
      <w:r w:rsidR="00635767" w:rsidRPr="00635767">
        <w:t>5</w:t>
      </w:r>
      <w:r w:rsidRPr="00635767">
        <w:t>, the</w:t>
      </w:r>
      <w:r>
        <w:t xml:space="preserve"> distribution of cited reference counts among the articles presents a notable variation</w:t>
      </w:r>
      <w:r w:rsidR="00635767">
        <w:t xml:space="preserve">, </w:t>
      </w:r>
      <w:r>
        <w:t xml:space="preserve">illustrating a substantial spread within the interquartile range. </w:t>
      </w:r>
      <w:proofErr w:type="gramStart"/>
      <w:r w:rsidR="00635767" w:rsidRPr="00635767">
        <w:t>The majority of</w:t>
      </w:r>
      <w:proofErr w:type="gramEnd"/>
      <w:r w:rsidR="00635767" w:rsidRPr="00635767">
        <w:t xml:space="preserve"> articles receive a moderate number of citations, but several outliers represent publications with significantly higher citation counts. This indicates that a few studies attract disproportionate scholarly attention</w:t>
      </w:r>
      <w:r>
        <w:t xml:space="preserve">. The observations corroborate the methodology used in </w:t>
      </w:r>
      <w:proofErr w:type="spellStart"/>
      <w:r>
        <w:t>WoS</w:t>
      </w:r>
      <w:proofErr w:type="spellEnd"/>
      <w:r>
        <w:t xml:space="preserve"> Citation Reports</w:t>
      </w:r>
      <w:r w:rsidR="001D1007">
        <w:t xml:space="preserve"> </w:t>
      </w:r>
      <w:r w:rsidR="001D1007">
        <w:fldChar w:fldCharType="begin"/>
      </w:r>
      <w:r w:rsidR="001D1007">
        <w:instrText xml:space="preserve"> ADDIN ZOTERO_ITEM CSL_CITATION {"citationID":"1mNrPmhr","properties":{"formattedCitation":"({\\i{}Web of Science Core Collection: Finding the Average Number of Citations per Article in a Journal}, 2022)","plainCitation":"(Web of Science Core Collection: Finding the Average Number of Citations per Article in a Journal, 2022)","noteIndex":0},"citationItems":[{"id":962,"uris":["http://zotero.org/users/local/ZlhuMgGE/items/MEGD33FJ"],"itemData":{"id":962,"type":"webpage","container-title":"Clarivate","title":"Web of Science Core Collection: Finding the average number of citations per article in a journal","URL":"https://support.clarivate.com/ScientificandAcademicResearch/s/article/Web-of-Science-Core-Collection-Finding-the-average-number-of-citations-per-article-in-a-journal?language=en_US","accessed":{"date-parts":[["2025",1,21]]},"issued":{"date-parts":[["2022"]]}}}],"schema":"https://github.com/citation-style-language/schema/raw/master/csl-citation.json"} </w:instrText>
      </w:r>
      <w:r w:rsidR="001D1007">
        <w:fldChar w:fldCharType="separate"/>
      </w:r>
      <w:r w:rsidR="001D1007" w:rsidRPr="001D1007">
        <w:rPr>
          <w:rFonts w:ascii="Calibri" w:hAnsi="Calibri" w:cs="Calibri"/>
          <w:kern w:val="0"/>
        </w:rPr>
        <w:t>(</w:t>
      </w:r>
      <w:r w:rsidR="001D1007" w:rsidRPr="001D1007">
        <w:rPr>
          <w:rFonts w:ascii="Calibri" w:hAnsi="Calibri" w:cs="Calibri"/>
          <w:i/>
          <w:iCs/>
          <w:kern w:val="0"/>
        </w:rPr>
        <w:t>Web of Science Core Collection: Finding the Average Number of Citations per Article in a Journal</w:t>
      </w:r>
      <w:r w:rsidR="001D1007" w:rsidRPr="001D1007">
        <w:rPr>
          <w:rFonts w:ascii="Calibri" w:hAnsi="Calibri" w:cs="Calibri"/>
          <w:kern w:val="0"/>
        </w:rPr>
        <w:t>, 2022)</w:t>
      </w:r>
      <w:r w:rsidR="001D1007">
        <w:fldChar w:fldCharType="end"/>
      </w:r>
      <w:r>
        <w:t>, where the average citations per item provide an essential measure of scholarly impact.</w:t>
      </w:r>
    </w:p>
    <w:p w14:paraId="45E9DA38" w14:textId="21F1A6E5" w:rsidR="008731F3" w:rsidRDefault="00AC4045" w:rsidP="008731F3">
      <w:pPr>
        <w:keepNext/>
      </w:pPr>
      <w:r w:rsidRPr="00AC4045">
        <w:rPr>
          <w:noProof/>
        </w:rPr>
        <w:lastRenderedPageBreak/>
        <w:drawing>
          <wp:inline distT="0" distB="0" distL="0" distR="0" wp14:anchorId="4E9C639A" wp14:editId="5813DBA6">
            <wp:extent cx="4489535" cy="3352800"/>
            <wp:effectExtent l="0" t="0" r="6350" b="0"/>
            <wp:docPr id="239074041" name="Picture 1"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4041" name="Picture 1" descr="A diagram of a box plot&#10;&#10;AI-generated content may be incorrect."/>
                    <pic:cNvPicPr/>
                  </pic:nvPicPr>
                  <pic:blipFill>
                    <a:blip r:embed="rId15"/>
                    <a:stretch>
                      <a:fillRect/>
                    </a:stretch>
                  </pic:blipFill>
                  <pic:spPr>
                    <a:xfrm>
                      <a:off x="0" y="0"/>
                      <a:ext cx="4490148" cy="3353258"/>
                    </a:xfrm>
                    <a:prstGeom prst="rect">
                      <a:avLst/>
                    </a:prstGeom>
                  </pic:spPr>
                </pic:pic>
              </a:graphicData>
            </a:graphic>
          </wp:inline>
        </w:drawing>
      </w:r>
    </w:p>
    <w:p w14:paraId="3BDA4689" w14:textId="57B6FE52" w:rsidR="008A0427" w:rsidRDefault="008731F3" w:rsidP="008A0427">
      <w:pPr>
        <w:pStyle w:val="Caption"/>
      </w:pPr>
      <w:r>
        <w:t xml:space="preserve">Figure </w:t>
      </w:r>
      <w:fldSimple w:instr=" SEQ Figure \* ARABIC ">
        <w:r w:rsidR="00AC4045">
          <w:rPr>
            <w:noProof/>
          </w:rPr>
          <w:t>4</w:t>
        </w:r>
      </w:fldSimple>
      <w:r>
        <w:t>: Cited reference counts.</w:t>
      </w:r>
      <w:r w:rsidR="008A0427">
        <w:t xml:space="preserve"> Averaged citated reference count was 47.</w:t>
      </w:r>
      <w:r w:rsidR="00AC4045">
        <w:t>2</w:t>
      </w:r>
      <w:r w:rsidR="008A0427">
        <w:t>, with standard deviation 2</w:t>
      </w:r>
      <w:r w:rsidR="00AC4045">
        <w:t>0.4</w:t>
      </w:r>
      <w:r w:rsidR="008A0427">
        <w:t>.</w:t>
      </w:r>
    </w:p>
    <w:p w14:paraId="1B59F2C9" w14:textId="17E6F9EF" w:rsidR="002A709B" w:rsidRDefault="00F2153D" w:rsidP="00AA0D0A">
      <w:pPr>
        <w:rPr>
          <w:lang w:val="en-US"/>
        </w:rPr>
      </w:pPr>
      <w:r w:rsidRPr="00F2153D">
        <w:rPr>
          <w:lang w:val="en-US"/>
        </w:rPr>
        <w:t xml:space="preserve">As illustrated in Figure </w:t>
      </w:r>
      <w:r w:rsidR="00FB237B">
        <w:rPr>
          <w:lang w:val="en-US"/>
        </w:rPr>
        <w:t>6</w:t>
      </w:r>
      <w:r w:rsidRPr="00F2153D">
        <w:rPr>
          <w:lang w:val="en-US"/>
        </w:rPr>
        <w:t>, the number of publications in this field has been steadily increasing over the years, reflecting growing interest within the academic community</w:t>
      </w:r>
      <w:r w:rsidR="002A709B" w:rsidRPr="002A709B">
        <w:rPr>
          <w:lang w:val="en-US"/>
        </w:rPr>
        <w:t>. However, it is important to note that not all publications explicitly use "machine learning" as a keyword</w:t>
      </w:r>
      <w:r w:rsidR="001428D9">
        <w:rPr>
          <w:lang w:val="en-US"/>
        </w:rPr>
        <w:t xml:space="preserve">, as depicted in Figure </w:t>
      </w:r>
      <w:r w:rsidR="00616657">
        <w:rPr>
          <w:lang w:val="en-US"/>
        </w:rPr>
        <w:t>6</w:t>
      </w:r>
      <w:r w:rsidR="002A709B" w:rsidRPr="002A709B">
        <w:rPr>
          <w:lang w:val="en-US"/>
        </w:rPr>
        <w:t xml:space="preserve">. This discrepancy suggests that a significant portion of the research may be related to </w:t>
      </w:r>
      <w:r w:rsidR="00F70F3C">
        <w:rPr>
          <w:lang w:val="en-US"/>
        </w:rPr>
        <w:t>ML</w:t>
      </w:r>
      <w:r w:rsidR="002A709B" w:rsidRPr="002A709B">
        <w:rPr>
          <w:lang w:val="en-US"/>
        </w:rPr>
        <w:t xml:space="preserve"> concepts without directly referencing the term</w:t>
      </w:r>
      <w:r w:rsidR="002A709B">
        <w:rPr>
          <w:lang w:val="en-US"/>
        </w:rPr>
        <w:t>, which</w:t>
      </w:r>
      <w:r w:rsidR="002A709B" w:rsidRPr="002A709B">
        <w:rPr>
          <w:lang w:val="en-US"/>
        </w:rPr>
        <w:t xml:space="preserve"> highlights the diverse terminology used in the field and the broad scope of research topics that intersect with </w:t>
      </w:r>
      <w:r w:rsidR="00F70F3C">
        <w:rPr>
          <w:lang w:val="en-US"/>
        </w:rPr>
        <w:t>ML</w:t>
      </w:r>
      <w:r w:rsidR="002A709B" w:rsidRPr="002A709B">
        <w:rPr>
          <w:lang w:val="en-US"/>
        </w:rPr>
        <w:t xml:space="preserve"> methodologies.</w:t>
      </w:r>
    </w:p>
    <w:p w14:paraId="35B150B1" w14:textId="37FE4E0D" w:rsidR="008731F3" w:rsidRDefault="00AC4045" w:rsidP="008731F3">
      <w:pPr>
        <w:keepNext/>
      </w:pPr>
      <w:r w:rsidRPr="00AC4045">
        <w:rPr>
          <w:noProof/>
        </w:rPr>
        <w:drawing>
          <wp:inline distT="0" distB="0" distL="0" distR="0" wp14:anchorId="32052D34" wp14:editId="3637A52A">
            <wp:extent cx="4419600" cy="2636560"/>
            <wp:effectExtent l="0" t="0" r="0" b="0"/>
            <wp:docPr id="1451519050"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19050" name="Picture 1" descr="A graph of a bar chart&#10;&#10;AI-generated content may be incorrect."/>
                    <pic:cNvPicPr/>
                  </pic:nvPicPr>
                  <pic:blipFill>
                    <a:blip r:embed="rId16"/>
                    <a:stretch>
                      <a:fillRect/>
                    </a:stretch>
                  </pic:blipFill>
                  <pic:spPr>
                    <a:xfrm>
                      <a:off x="0" y="0"/>
                      <a:ext cx="4425377" cy="2640006"/>
                    </a:xfrm>
                    <a:prstGeom prst="rect">
                      <a:avLst/>
                    </a:prstGeom>
                  </pic:spPr>
                </pic:pic>
              </a:graphicData>
            </a:graphic>
          </wp:inline>
        </w:drawing>
      </w:r>
    </w:p>
    <w:p w14:paraId="357DD2DA" w14:textId="0136EC23" w:rsidR="002A709B" w:rsidRDefault="008731F3" w:rsidP="008731F3">
      <w:pPr>
        <w:pStyle w:val="Caption"/>
        <w:rPr>
          <w:lang w:val="en-US"/>
        </w:rPr>
      </w:pPr>
      <w:r>
        <w:t xml:space="preserve">Figure </w:t>
      </w:r>
      <w:fldSimple w:instr=" SEQ Figure \* ARABIC ">
        <w:r w:rsidR="00AC4045">
          <w:rPr>
            <w:noProof/>
          </w:rPr>
          <w:t>5</w:t>
        </w:r>
      </w:fldSimple>
      <w:r>
        <w:t>: Number of publications per year with highlighted publication</w:t>
      </w:r>
      <w:r w:rsidR="00F2153D">
        <w:t>s</w:t>
      </w:r>
      <w:r>
        <w:t xml:space="preserve"> </w:t>
      </w:r>
      <w:r w:rsidR="00F2153D">
        <w:t>using</w:t>
      </w:r>
      <w:r>
        <w:t xml:space="preserve"> </w:t>
      </w:r>
      <w:r w:rsidR="00F2153D">
        <w:t>“</w:t>
      </w:r>
      <w:r>
        <w:t>machine learning</w:t>
      </w:r>
      <w:r w:rsidR="00F2153D">
        <w:t>”</w:t>
      </w:r>
      <w:r>
        <w:t xml:space="preserve"> as a keyword.</w:t>
      </w:r>
    </w:p>
    <w:p w14:paraId="49DEADC7" w14:textId="394B82E8" w:rsidR="002A709B" w:rsidRDefault="00966DC1" w:rsidP="00AA0D0A">
      <w:pPr>
        <w:rPr>
          <w:lang w:val="en-US"/>
        </w:rPr>
      </w:pPr>
      <w:r w:rsidRPr="00966DC1">
        <w:rPr>
          <w:lang w:val="en-US"/>
        </w:rPr>
        <w:t>The growing popularity of the subject is also reflected in the increasing total number of citations over the years, indicating a rising impact and recognition within the academic community. As more research is conducted and published in this field, the cumulative citation count continues to climb</w:t>
      </w:r>
      <w:r w:rsidR="001428D9">
        <w:rPr>
          <w:lang w:val="en-US"/>
        </w:rPr>
        <w:t>, as seen on Figure 8</w:t>
      </w:r>
      <w:r w:rsidRPr="00966DC1">
        <w:rPr>
          <w:lang w:val="en-US"/>
        </w:rPr>
        <w:t>. Interestingly, while the total number of citations has seen significant growth, the average number of citations per year has remained relatively consistent</w:t>
      </w:r>
      <w:r w:rsidR="003B7537">
        <w:rPr>
          <w:lang w:val="en-US"/>
        </w:rPr>
        <w:t xml:space="preserve">, as pictured </w:t>
      </w:r>
      <w:r w:rsidR="00FD0303">
        <w:rPr>
          <w:lang w:val="en-US"/>
        </w:rPr>
        <w:t xml:space="preserve">in </w:t>
      </w:r>
      <w:r w:rsidR="003B7537">
        <w:rPr>
          <w:lang w:val="en-US"/>
        </w:rPr>
        <w:t>Figure 9</w:t>
      </w:r>
      <w:r w:rsidRPr="00966DC1">
        <w:rPr>
          <w:lang w:val="en-US"/>
        </w:rPr>
        <w:t xml:space="preserve">. This suggests </w:t>
      </w:r>
      <w:r w:rsidRPr="00966DC1">
        <w:rPr>
          <w:lang w:val="en-US"/>
        </w:rPr>
        <w:lastRenderedPageBreak/>
        <w:t>that while the volume of research output is expanding, the influence and reach of individual publications are maintaining a steady rate of scholarly engagement and reference over time.</w:t>
      </w:r>
    </w:p>
    <w:p w14:paraId="61E1034E" w14:textId="6486EB93" w:rsidR="008731F3" w:rsidRDefault="00E92C65" w:rsidP="008731F3">
      <w:pPr>
        <w:keepNext/>
      </w:pPr>
      <w:r w:rsidRPr="00E92C65">
        <w:rPr>
          <w:noProof/>
        </w:rPr>
        <w:drawing>
          <wp:inline distT="0" distB="0" distL="0" distR="0" wp14:anchorId="270852D3" wp14:editId="24BACD77">
            <wp:extent cx="2861200" cy="1706880"/>
            <wp:effectExtent l="0" t="0" r="0" b="7620"/>
            <wp:docPr id="748789219"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9219" name="Picture 1" descr="A graph of a bar chart&#10;&#10;AI-generated content may be incorrect."/>
                    <pic:cNvPicPr/>
                  </pic:nvPicPr>
                  <pic:blipFill>
                    <a:blip r:embed="rId17"/>
                    <a:stretch>
                      <a:fillRect/>
                    </a:stretch>
                  </pic:blipFill>
                  <pic:spPr>
                    <a:xfrm>
                      <a:off x="0" y="0"/>
                      <a:ext cx="2862239" cy="1707500"/>
                    </a:xfrm>
                    <a:prstGeom prst="rect">
                      <a:avLst/>
                    </a:prstGeom>
                  </pic:spPr>
                </pic:pic>
              </a:graphicData>
            </a:graphic>
          </wp:inline>
        </w:drawing>
      </w:r>
    </w:p>
    <w:p w14:paraId="7FF28141" w14:textId="7B79E84E" w:rsidR="00855165" w:rsidRDefault="008731F3" w:rsidP="008731F3">
      <w:pPr>
        <w:pStyle w:val="Caption"/>
        <w:rPr>
          <w:lang w:val="en-US"/>
        </w:rPr>
      </w:pPr>
      <w:r>
        <w:t xml:space="preserve">Figure </w:t>
      </w:r>
      <w:fldSimple w:instr=" SEQ Figure \* ARABIC ">
        <w:r w:rsidR="00AC4045">
          <w:rPr>
            <w:noProof/>
          </w:rPr>
          <w:t>6</w:t>
        </w:r>
      </w:fldSimple>
      <w:r>
        <w:t>: Total citations.</w:t>
      </w:r>
    </w:p>
    <w:p w14:paraId="5CA26F74" w14:textId="5A81B54D" w:rsidR="008731F3" w:rsidRDefault="00E92C65" w:rsidP="008731F3">
      <w:pPr>
        <w:keepNext/>
      </w:pPr>
      <w:r w:rsidRPr="00E92C65">
        <w:rPr>
          <w:noProof/>
        </w:rPr>
        <w:drawing>
          <wp:inline distT="0" distB="0" distL="0" distR="0" wp14:anchorId="3D152ACE" wp14:editId="2A17FA65">
            <wp:extent cx="3768098" cy="2247900"/>
            <wp:effectExtent l="0" t="0" r="3810" b="0"/>
            <wp:docPr id="214330634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06343" name="Picture 1" descr="A graph of blue bars&#10;&#10;AI-generated content may be incorrect."/>
                    <pic:cNvPicPr/>
                  </pic:nvPicPr>
                  <pic:blipFill>
                    <a:blip r:embed="rId18"/>
                    <a:stretch>
                      <a:fillRect/>
                    </a:stretch>
                  </pic:blipFill>
                  <pic:spPr>
                    <a:xfrm>
                      <a:off x="0" y="0"/>
                      <a:ext cx="3769783" cy="2248905"/>
                    </a:xfrm>
                    <a:prstGeom prst="rect">
                      <a:avLst/>
                    </a:prstGeom>
                  </pic:spPr>
                </pic:pic>
              </a:graphicData>
            </a:graphic>
          </wp:inline>
        </w:drawing>
      </w:r>
    </w:p>
    <w:p w14:paraId="231ED5B7" w14:textId="6A7BBAE7" w:rsidR="0008195D" w:rsidRDefault="008731F3" w:rsidP="008731F3">
      <w:pPr>
        <w:pStyle w:val="Caption"/>
      </w:pPr>
      <w:r>
        <w:t xml:space="preserve">Figure </w:t>
      </w:r>
      <w:fldSimple w:instr=" SEQ Figure \* ARABIC ">
        <w:r w:rsidR="00AC4045">
          <w:rPr>
            <w:noProof/>
          </w:rPr>
          <w:t>7</w:t>
        </w:r>
      </w:fldSimple>
      <w:r>
        <w:t>: Average citations per year.</w:t>
      </w:r>
    </w:p>
    <w:p w14:paraId="74ACF0F5" w14:textId="35BE925A" w:rsidR="00D120D4" w:rsidRDefault="00D120D4" w:rsidP="003062C8">
      <w:pPr>
        <w:pStyle w:val="Heading2"/>
        <w:numPr>
          <w:ilvl w:val="0"/>
          <w:numId w:val="11"/>
        </w:numPr>
        <w:rPr>
          <w:lang w:val="en-US"/>
        </w:rPr>
      </w:pPr>
      <w:r>
        <w:rPr>
          <w:lang w:val="en-US"/>
        </w:rPr>
        <w:t>Discussion</w:t>
      </w:r>
      <w:r w:rsidR="00ED6A94">
        <w:rPr>
          <w:lang w:val="en-US"/>
        </w:rPr>
        <w:t xml:space="preserve"> and conclusion</w:t>
      </w:r>
    </w:p>
    <w:p w14:paraId="1BE3A82B" w14:textId="5FE2E120" w:rsidR="00ED6A94" w:rsidRPr="00ED6A94" w:rsidRDefault="0065266E" w:rsidP="00ED6A94">
      <w:pPr>
        <w:rPr>
          <w:lang w:val="en-US"/>
        </w:rPr>
      </w:pPr>
      <w:r w:rsidRPr="0065266E">
        <w:rPr>
          <w:lang w:val="en-US"/>
        </w:rPr>
        <w:t>The application of</w:t>
      </w:r>
      <w:r w:rsidR="00AC4FE6">
        <w:rPr>
          <w:lang w:val="en-US"/>
        </w:rPr>
        <w:t xml:space="preserve"> ML</w:t>
      </w:r>
      <w:r w:rsidRPr="0065266E">
        <w:rPr>
          <w:lang w:val="en-US"/>
        </w:rPr>
        <w:t xml:space="preserve"> in predicting academic success has emerged as a transformative area of research, bridging the fields of education, data science, and psychology. </w:t>
      </w:r>
      <w:r w:rsidR="00ED6A94" w:rsidRPr="00ED6A94">
        <w:rPr>
          <w:lang w:val="en-US"/>
        </w:rPr>
        <w:t xml:space="preserve">This study highlights the increasing role of </w:t>
      </w:r>
      <w:r w:rsidR="00ED6A94">
        <w:rPr>
          <w:lang w:val="en-US"/>
        </w:rPr>
        <w:t>ML</w:t>
      </w:r>
      <w:r w:rsidR="00ED6A94" w:rsidRPr="00ED6A94">
        <w:rPr>
          <w:lang w:val="en-US"/>
        </w:rPr>
        <w:t xml:space="preserve"> in predicting academic success, as reflected in the growing volume of research and citations in recent years. The bibliometric trend analysis reveals a sustained interest in this field, with a noticeable shift toward more sophisticated data-driven approaches to educational analysis. The findings underscore the potential of ML models to provide actionable insights for improving student outcomes, identifying at-risk students, and enhancing the overall quality of education.</w:t>
      </w:r>
    </w:p>
    <w:p w14:paraId="20BA7BA0" w14:textId="4976544D" w:rsidR="00FF44AF" w:rsidRDefault="00ED6A94" w:rsidP="003101C2">
      <w:pPr>
        <w:rPr>
          <w:lang w:val="en-US"/>
        </w:rPr>
      </w:pPr>
      <w:r w:rsidRPr="00ED6A94">
        <w:rPr>
          <w:lang w:val="en-US"/>
        </w:rPr>
        <w:t>One of the key observations is the diversification of research themes over time. Early studies predominantly focused on basic predictive analytics and classification techniques. However, recent work has expanded to incorporate more complex models and interdisciplinary approaches, integrating insights from psychology</w:t>
      </w:r>
      <w:r w:rsidR="003101C2">
        <w:rPr>
          <w:lang w:val="en-US"/>
        </w:rPr>
        <w:t xml:space="preserve"> </w:t>
      </w:r>
      <w:r w:rsidR="003101C2">
        <w:rPr>
          <w:lang w:val="en-US"/>
        </w:rPr>
        <w:fldChar w:fldCharType="begin"/>
      </w:r>
      <w:r w:rsidR="003101C2">
        <w:rPr>
          <w:lang w:val="en-US"/>
        </w:rPr>
        <w:instrText xml:space="preserve"> ADDIN ZOTERO_ITEM CSL_CITATION {"citationID":"zcsHnYve","properties":{"formattedCitation":"(Burman et al., 2021)","plainCitation":"(Burman et al., 2021)","noteIndex":0},"citationItems":[{"id":964,"uris":["http://zotero.org/users/local/ZlhuMgGE/items/W5J2VJTW"],"itemData":{"id":964,"type":"article-journal","container-title":"International Journal of Computing and Digital Systems","DOI":"10.12785/ijcds/100188","ISSN":"2210-142X","issue":"1","journalAbbreviation":"IJCDS","page":"973-990","source":"DOI.org (Crossref)","title":"Model for Analyzing Psychological Parameters Recommending Student Learning Behavior using Machine Learning","volume":"10","author":[{"family":"Burman","given":"Iti"},{"family":"Som","given":"Subhranil"},{"family":"Hossain","given":"Syed Akhter"}],"issued":{"date-parts":[["2021",11,25]]}}}],"schema":"https://github.com/citation-style-language/schema/raw/master/csl-citation.json"} </w:instrText>
      </w:r>
      <w:r w:rsidR="003101C2">
        <w:rPr>
          <w:lang w:val="en-US"/>
        </w:rPr>
        <w:fldChar w:fldCharType="separate"/>
      </w:r>
      <w:r w:rsidR="003101C2" w:rsidRPr="003101C2">
        <w:rPr>
          <w:rFonts w:ascii="Calibri" w:hAnsi="Calibri" w:cs="Calibri"/>
        </w:rPr>
        <w:t>(Burman et al., 2021)</w:t>
      </w:r>
      <w:r w:rsidR="003101C2">
        <w:rPr>
          <w:lang w:val="en-US"/>
        </w:rPr>
        <w:fldChar w:fldCharType="end"/>
      </w:r>
      <w:r w:rsidRPr="00ED6A94">
        <w:rPr>
          <w:lang w:val="en-US"/>
        </w:rPr>
        <w:t>, sociology</w:t>
      </w:r>
      <w:r w:rsidR="003101C2">
        <w:rPr>
          <w:lang w:val="en-US"/>
        </w:rPr>
        <w:t xml:space="preserve"> </w:t>
      </w:r>
      <w:r w:rsidR="003101C2">
        <w:rPr>
          <w:lang w:val="en-US"/>
        </w:rPr>
        <w:fldChar w:fldCharType="begin"/>
      </w:r>
      <w:r w:rsidR="003101C2">
        <w:rPr>
          <w:lang w:val="en-US"/>
        </w:rPr>
        <w:instrText xml:space="preserve"> ADDIN ZOTERO_ITEM CSL_CITATION {"citationID":"T7Zw2vb8","properties":{"formattedCitation":"(Davies et al., 2021)","plainCitation":"(Davies et al., 2021)","noteIndex":0},"citationItems":[{"id":965,"uris":["http://zotero.org/users/local/ZlhuMgGE/items/IWGTGLNG"],"itemData":{"id":965,"type":"article-journal","abstract":"Artificial Intelligence (AI) is currently hailed as a ‘solution’ to perceived problems in education. Though few sociologists of education would agree with its deterministic claims, this AI solutionist thinking is gaining significant currency. In this article, using a relatively novel method for sociology – a knowledge graph – together with Bourdieusean theory, we critically examine how and why different stakeholders in education, educational technology and policy are valorising AI, the main concepts, such as personalisation, they collectively endorse and their incentives for doing so. Drawing on this analysis, we argue that AI is currently being mobilised in education in problematic ways and advocate for more systematic sociological thinking and research to re-orientate the field to account for society’s structural conditions.","container-title":"Sociology","DOI":"10.1177/0038038520967888","ISSN":"0038-0385, 1469-8684","issue":"3","journalAbbreviation":"Sociology","language":"en","page":"539-560","source":"DOI.org (Crossref)","title":"The Mobilisation of AI in Education: A Bourdieusean Field Analysis","title-short":"The Mobilisation of AI in Education","volume":"55","author":[{"family":"Davies","given":"Huw C"},{"family":"Eynon","given":"Rebecca"},{"family":"Salveson","given":"Cory"}],"issued":{"date-parts":[["2021",6]]}}}],"schema":"https://github.com/citation-style-language/schema/raw/master/csl-citation.json"} </w:instrText>
      </w:r>
      <w:r w:rsidR="003101C2">
        <w:rPr>
          <w:lang w:val="en-US"/>
        </w:rPr>
        <w:fldChar w:fldCharType="separate"/>
      </w:r>
      <w:r w:rsidR="003101C2" w:rsidRPr="003101C2">
        <w:rPr>
          <w:rFonts w:ascii="Calibri" w:hAnsi="Calibri" w:cs="Calibri"/>
        </w:rPr>
        <w:t>(Davies et al., 2021)</w:t>
      </w:r>
      <w:r w:rsidR="003101C2">
        <w:rPr>
          <w:lang w:val="en-US"/>
        </w:rPr>
        <w:fldChar w:fldCharType="end"/>
      </w:r>
      <w:r w:rsidRPr="00ED6A94">
        <w:rPr>
          <w:lang w:val="en-US"/>
        </w:rPr>
        <w:t xml:space="preserve">, and </w:t>
      </w:r>
      <w:r w:rsidR="003101C2">
        <w:rPr>
          <w:lang w:val="en-US"/>
        </w:rPr>
        <w:t>others</w:t>
      </w:r>
      <w:r w:rsidRPr="00ED6A94">
        <w:rPr>
          <w:lang w:val="en-US"/>
        </w:rPr>
        <w:t>. This trend suggests a maturing field that is increasingly leveraging the power of ML to address multifaceted challenges in education. This reflects a growing consensus on the importance of predictive models in understanding and enhancing academic performance. Additionally, the rising number of publications and citations indicates a broader acceptance and recognition of ML's value in educational research.</w:t>
      </w:r>
      <w:r w:rsidR="00FF44AF" w:rsidRPr="00FF44AF">
        <w:t xml:space="preserve"> </w:t>
      </w:r>
      <w:r w:rsidR="00FF44AF" w:rsidRPr="00FF44AF">
        <w:rPr>
          <w:lang w:val="en-US"/>
        </w:rPr>
        <w:t xml:space="preserve">With rapid technological advancements, AI will undoubtedly play a crucial role in educational sciences </w:t>
      </w:r>
      <w:r w:rsidR="00FF44AF">
        <w:rPr>
          <w:lang w:val="en-US"/>
        </w:rPr>
        <w:fldChar w:fldCharType="begin"/>
      </w:r>
      <w:r w:rsidR="00FF44AF">
        <w:rPr>
          <w:lang w:val="en-US"/>
        </w:rPr>
        <w:instrText xml:space="preserve"> ADDIN ZOTERO_ITEM CSL_CITATION {"citationID":"zMQPfTUk","properties":{"formattedCitation":"(Isteni\\uc0\\u269{} Star\\uc0\\u269{}i\\uc0\\u269{}, 2019)","plainCitation":"(Istenič Starčič, 2019)","noteIndex":0},"citationItems":[{"id":968,"uris":["http://zotero.org/users/local/ZlhuMgGE/items/3WHI3SRL"],"itemData":{"id":968,"type":"article-journal","container-title":"British Journal of Educational Technology","DOI":"10.1111/bjet.12879","ISSN":"0007-1013, 1467-8535","issue":"6","journalAbbreviation":"Brit J Educational Tech","language":"en","page":"2974-2976","source":"DOI.org (Crossref)","title":"Human learning and learning analytics in the age of artificial intelligence","volume":"50","author":[{"family":"Istenič Starčič","given":"Andreja"}],"issued":{"date-parts":[["2019",11]]}}}],"schema":"https://github.com/citation-style-language/schema/raw/master/csl-citation.json"} </w:instrText>
      </w:r>
      <w:r w:rsidR="00FF44AF">
        <w:rPr>
          <w:lang w:val="en-US"/>
        </w:rPr>
        <w:fldChar w:fldCharType="separate"/>
      </w:r>
      <w:r w:rsidR="00FF44AF" w:rsidRPr="00FF44AF">
        <w:rPr>
          <w:rFonts w:ascii="Calibri" w:hAnsi="Calibri" w:cs="Calibri"/>
          <w:kern w:val="0"/>
        </w:rPr>
        <w:t>(Istenič Starčič, 2019)</w:t>
      </w:r>
      <w:r w:rsidR="00FF44AF">
        <w:rPr>
          <w:lang w:val="en-US"/>
        </w:rPr>
        <w:fldChar w:fldCharType="end"/>
      </w:r>
      <w:r w:rsidR="00FF44AF">
        <w:rPr>
          <w:lang w:val="en-US"/>
        </w:rPr>
        <w:t>.</w:t>
      </w:r>
    </w:p>
    <w:p w14:paraId="6B62D59D" w14:textId="18090FB8" w:rsidR="00FF44AF" w:rsidRDefault="00C8335B" w:rsidP="00FF44AF">
      <w:pPr>
        <w:rPr>
          <w:lang w:val="en-US"/>
        </w:rPr>
      </w:pPr>
      <w:r w:rsidRPr="00C8335B">
        <w:rPr>
          <w:lang w:val="en-US"/>
        </w:rPr>
        <w:lastRenderedPageBreak/>
        <w:t xml:space="preserve">However, it is crucial to recognize that </w:t>
      </w:r>
      <w:r w:rsidR="00FF44AF">
        <w:rPr>
          <w:lang w:val="en-US"/>
        </w:rPr>
        <w:t>t</w:t>
      </w:r>
      <w:r w:rsidR="00FF44AF" w:rsidRPr="00FF44AF">
        <w:rPr>
          <w:lang w:val="en-US"/>
        </w:rPr>
        <w:t>he terms "ML" and "AI" are increasingly overused and misused</w:t>
      </w:r>
      <w:r w:rsidR="00FF44AF">
        <w:rPr>
          <w:lang w:val="en-US"/>
        </w:rPr>
        <w:t xml:space="preserve"> </w:t>
      </w:r>
      <w:r w:rsidR="00DB4188">
        <w:rPr>
          <w:lang w:val="en-US"/>
        </w:rPr>
        <w:fldChar w:fldCharType="begin"/>
      </w:r>
      <w:r w:rsidR="00101D21">
        <w:rPr>
          <w:lang w:val="en-US"/>
        </w:rPr>
        <w:instrText xml:space="preserve"> ADDIN ZOTERO_ITEM CSL_CITATION {"citationID":"Rd0tZ19A","properties":{"formattedCitation":"(J. J. Chen &amp; Lin, 2024)","plainCitation":"(J. J. Chen &amp; Lin, 2024)","noteIndex":0},"citationItems":[{"id":966,"uris":["http://zotero.org/users/local/ZlhuMgGE/items/CHUL7XL3"],"itemData":{"id":966,"type":"article-journal","abstract":"Advances in artificial intelligence (AI) over the last few decades are transforming the world, pervading nearly all sectors of society, including education, and many aspects of life. In the education discourse, interest in artificial intelligence has sparked various reactions and controversies—everything from appreciation for AI's capabilities to make teaching and student learning more efficient and effective to apprehension about their potential overuse and misuse. In this article, the authors discuss how artificial intelligence is a double-edged sword in early childhood education by presenting some of its positive effects (personalized learning, personalized interactive support, and increased accessibility to broadened learning experiences) and negative effects (overuse and misuse). Considering that young children are growing up in a nearly AI-ubiquitous world and are likely exposed to AI-powered tools, the authors propose applying the POWER (purposeful, optimal, wise, ethical, responsible) principles to maximize the benefits and minimize the drawbacks of AI use. Additionally, the authors recommend the integration of the POWER principles into AI literacy as an imperative for promoting the appropriate use of AI-powered tools.","container-title":"Contemporary Issues in Early Childhood","DOI":"10.1177/14639491231169813","ISSN":"1463-9491, 1463-9491","issue":"1","journalAbbreviation":"Contemporary Issues in Early Childhood","language":"en","page":"146-153","source":"DOI.org (Crossref)","title":"Artificial intelligence as a double-edged sword: Wielding the POWER principles to maximize its positive effects and minimize its negative effects","title-short":"Artificial intelligence as a double-edged sword","volume":"25","author":[{"family":"Chen","given":"Jennifer J"},{"family":"Lin","given":"Jasmine C"}],"issued":{"date-parts":[["2024",3]]}}}],"schema":"https://github.com/citation-style-language/schema/raw/master/csl-citation.json"} </w:instrText>
      </w:r>
      <w:r w:rsidR="00DB4188">
        <w:rPr>
          <w:lang w:val="en-US"/>
        </w:rPr>
        <w:fldChar w:fldCharType="separate"/>
      </w:r>
      <w:r w:rsidR="00101D21" w:rsidRPr="00101D21">
        <w:rPr>
          <w:rFonts w:ascii="Calibri" w:hAnsi="Calibri" w:cs="Calibri"/>
        </w:rPr>
        <w:t>(J. J. Chen &amp; Lin, 2024)</w:t>
      </w:r>
      <w:r w:rsidR="00DB4188">
        <w:rPr>
          <w:lang w:val="en-US"/>
        </w:rPr>
        <w:fldChar w:fldCharType="end"/>
      </w:r>
      <w:r w:rsidR="00FF44AF" w:rsidRPr="00FF44AF">
        <w:rPr>
          <w:lang w:val="en-US"/>
        </w:rPr>
        <w:t>, often serving as buzzwords that lead to misconceptions about their capabilities and limitations</w:t>
      </w:r>
      <w:r w:rsidR="00DB4188">
        <w:rPr>
          <w:lang w:val="en-US"/>
        </w:rPr>
        <w:t xml:space="preserve">. </w:t>
      </w:r>
      <w:r w:rsidR="00FF44AF" w:rsidRPr="00FF44AF">
        <w:rPr>
          <w:lang w:val="en-US"/>
        </w:rPr>
        <w:t>This loose application dilutes the precision of academic discourse, making it difficult to categorize and synthesize relevant research effectively. Many studies claiming to use ML or AI lack rigorous methodology, while others employing related concepts may not explicitly reference these terms due to varying terminologies. This inconsistency hampers research discoverability</w:t>
      </w:r>
      <w:r w:rsidR="00DB4188">
        <w:rPr>
          <w:lang w:val="en-US"/>
        </w:rPr>
        <w:t xml:space="preserve"> </w:t>
      </w:r>
      <w:r w:rsidR="00DB4188">
        <w:rPr>
          <w:lang w:val="en-US"/>
        </w:rPr>
        <w:fldChar w:fldCharType="begin"/>
      </w:r>
      <w:r w:rsidR="00DB4188">
        <w:rPr>
          <w:lang w:val="en-US"/>
        </w:rPr>
        <w:instrText xml:space="preserve"> ADDIN ZOTERO_ITEM CSL_CITATION {"citationID":"t8QhOsw4","properties":{"formattedCitation":"(Zhao et al., 2023)","plainCitation":"(Zhao et al., 2023)","noteIndex":0},"citationItems":[{"id":967,"uris":["http://zotero.org/users/local/ZlhuMgGE/items/YXX8EG7T"],"itemData":{"id":967,"type":"article-journal","abstract":"Background\n              Inconsistencies between a protocol and its umbrella review (UR) may mislead readers about the importance of findings or lead to false-positive results. Furthermore, not documenting and explaining inconsistencies in the UR could reduce its transparency. To our knowledge, no study has examined the methodological consistency of the protocols with their URs and assessed the transparency of the URs when generating evidence.\n            \n            \n              Objective\n              This study aimed to investigate the inconsistency of protocols with their URs in the methodology and assess the transparency of the URs.\n            \n            \n              Methods\n              We searched medical-related electronic databases from their inception to January 1, 2022. We investigated inconsistencies between protocols and their publications and transparencies in the search strategy, inclusion criteria, methods of screening and data extraction, quality assessment, and statistical analysis.\n            \n            \n              Results\n              We included 31 protocols and 35 publications. For the search strategy, 39 inconsistencies between the protocols and their publications were found in 26 of the 35 (74%) URs, and 16 of these inconsistencies were indicated and explained. There were 84 inconsistencies between the protocols and their URs regarding the inclusion criteria in 31 of the 35 (89%) URs, and 29 of the inconsistencies were indicated and explained. Deviations from their protocols were found in 12 of the 32 (38%) URs reporting the methods of screening, 14 of the 30 (47%) URs reporting the methods of data extraction, and 11 of the 32 (34%) URs reporting the methods for quality assessment. Of the 35 URs, 6 (17%) were inconsistent with their protocols in terms of the tools for quality assessment; one-half (3/6, 50%) of them indicated and explained the deviations. As for the statistical analysis, 31 of the 35 (89%) URs generated 61 inconsistencies between the publications and their protocols, and 16 inconsistencies were indicated and explained.\n            \n            \n              Conclusions\n              There was a high prevalence of inconsistencies between protocols and publications of URs, and more than one-half of the inconsistencies were not indicated and explained in the publications. Therefore, how to promote the transparency of URs will be a major part of future work.","container-title":"Journal of Medical Internet Research","DOI":"10.2196/43299","ISSN":"1438-8871","journalAbbreviation":"J Med Internet Res","language":"en","page":"e43299","source":"DOI.org (Crossref)","title":"Comparison of Reporting and Transparency in Published Protocols and Publications in Umbrella Reviews: Scoping Review","title-short":"Comparison of Reporting and Transparency in Published Protocols and Publications in Umbrella Reviews","volume":"25","author":[{"family":"Zhao","given":"Liang"},{"family":"Shen","given":"Caiyi"},{"family":"Liu","given":"Ming"},{"family":"Zhang","given":"Jiaoyan"},{"family":"Cheng","given":"Luying"},{"family":"Li","given":"Yuanyuan"},{"family":"Yuan","given":"Lanbin"},{"family":"Zhang","given":"Junhua"},{"family":"Tian","given":"Jinhui"}],"issued":{"date-parts":[["2023",8,2]]}}}],"schema":"https://github.com/citation-style-language/schema/raw/master/csl-citation.json"} </w:instrText>
      </w:r>
      <w:r w:rsidR="00DB4188">
        <w:rPr>
          <w:lang w:val="en-US"/>
        </w:rPr>
        <w:fldChar w:fldCharType="separate"/>
      </w:r>
      <w:r w:rsidR="00DB4188" w:rsidRPr="00DB4188">
        <w:rPr>
          <w:rFonts w:ascii="Calibri" w:hAnsi="Calibri" w:cs="Calibri"/>
        </w:rPr>
        <w:t>(Zhao et al., 2023)</w:t>
      </w:r>
      <w:r w:rsidR="00DB4188">
        <w:rPr>
          <w:lang w:val="en-US"/>
        </w:rPr>
        <w:fldChar w:fldCharType="end"/>
      </w:r>
      <w:r w:rsidR="00FF44AF" w:rsidRPr="00FF44AF">
        <w:rPr>
          <w:lang w:val="en-US"/>
        </w:rPr>
        <w:t xml:space="preserve"> and risks overshadowing genuinely innovative work, highlighting the need for more standardized and precise terminology in academic publications.</w:t>
      </w:r>
    </w:p>
    <w:p w14:paraId="552167F9" w14:textId="00E3A40A" w:rsidR="001522C4" w:rsidRDefault="00B641B5" w:rsidP="00FF44AF">
      <w:pPr>
        <w:rPr>
          <w:lang w:val="en-US"/>
        </w:rPr>
      </w:pPr>
      <w:r>
        <w:rPr>
          <w:lang w:val="en-US"/>
        </w:rPr>
        <w:t>Furthermore</w:t>
      </w:r>
      <w:r w:rsidR="001522C4" w:rsidRPr="001522C4">
        <w:rPr>
          <w:lang w:val="en-US"/>
        </w:rPr>
        <w:t xml:space="preserve">, the choice of databases significantly influences the scope and comprehensiveness of bibliometric analyses. Different databases, such as SCOPUS, </w:t>
      </w:r>
      <w:r w:rsidR="001522C4">
        <w:rPr>
          <w:lang w:val="en-US"/>
        </w:rPr>
        <w:t>WOS,</w:t>
      </w:r>
      <w:r w:rsidR="0060154A">
        <w:rPr>
          <w:lang w:val="en-US"/>
        </w:rPr>
        <w:t xml:space="preserve"> Taylor &amp; Francis,</w:t>
      </w:r>
      <w:r w:rsidR="001522C4" w:rsidRPr="001522C4">
        <w:rPr>
          <w:lang w:val="en-US"/>
        </w:rPr>
        <w:t xml:space="preserve"> and specialized educational repositories, offer varying levels of coverage, indexing, and citation data</w:t>
      </w:r>
      <w:r w:rsidR="009F6BB7">
        <w:rPr>
          <w:lang w:val="en-US"/>
        </w:rPr>
        <w:t xml:space="preserve"> </w:t>
      </w:r>
      <w:r w:rsidR="009F6BB7">
        <w:rPr>
          <w:lang w:val="en-US"/>
        </w:rPr>
        <w:fldChar w:fldCharType="begin"/>
      </w:r>
      <w:r w:rsidR="009F6BB7">
        <w:rPr>
          <w:lang w:val="en-US"/>
        </w:rPr>
        <w:instrText xml:space="preserve"> ADDIN ZOTERO_ITEM CSL_CITATION {"citationID":"0zfseUWS","properties":{"formattedCitation":"(Mongeon &amp; Paul-Hus, 2016)","plainCitation":"(Mongeon &amp; Paul-Hus, 2016)","noteIndex":0},"citationItems":[{"id":969,"uris":["http://zotero.org/users/local/ZlhuMgGE/items/38W64UZU"],"itemData":{"id":969,"type":"article-journal","container-title":"Scientometrics","DOI":"10.1007/s11192-015-1765-5","ISSN":"0138-9130, 1588-2861","issue":"1","journalAbbreviation":"Scientometrics","language":"en","page":"213-228","source":"DOI.org (Crossref)","title":"The journal coverage of Web of Science and Scopus: a comparative analysis","title-short":"The journal coverage of Web of Science and Scopus","volume":"106","author":[{"family":"Mongeon","given":"Philippe"},{"family":"Paul-Hus","given":"Adèle"}],"issued":{"date-parts":[["2016",1]]}}}],"schema":"https://github.com/citation-style-language/schema/raw/master/csl-citation.json"} </w:instrText>
      </w:r>
      <w:r w:rsidR="009F6BB7">
        <w:rPr>
          <w:lang w:val="en-US"/>
        </w:rPr>
        <w:fldChar w:fldCharType="separate"/>
      </w:r>
      <w:r w:rsidR="009F6BB7" w:rsidRPr="009F6BB7">
        <w:rPr>
          <w:rFonts w:ascii="Calibri" w:hAnsi="Calibri" w:cs="Calibri"/>
        </w:rPr>
        <w:t>(Mongeon &amp; Paul-Hus, 2016)</w:t>
      </w:r>
      <w:r w:rsidR="009F6BB7">
        <w:rPr>
          <w:lang w:val="en-US"/>
        </w:rPr>
        <w:fldChar w:fldCharType="end"/>
      </w:r>
      <w:r w:rsidR="001522C4" w:rsidRPr="001522C4">
        <w:rPr>
          <w:lang w:val="en-US"/>
        </w:rPr>
        <w:t>, which can affect the identification of key studies and trends</w:t>
      </w:r>
      <w:r w:rsidR="001522C4">
        <w:rPr>
          <w:lang w:val="en-US"/>
        </w:rPr>
        <w:t xml:space="preserve"> </w:t>
      </w:r>
      <w:r w:rsidR="009F6BB7">
        <w:rPr>
          <w:lang w:val="en-US"/>
        </w:rPr>
        <w:fldChar w:fldCharType="begin"/>
      </w:r>
      <w:r w:rsidR="009F6BB7">
        <w:rPr>
          <w:lang w:val="en-US"/>
        </w:rPr>
        <w:instrText xml:space="preserve"> ADDIN ZOTERO_ITEM CSL_CITATION {"citationID":"Ja2eTJDm","properties":{"formattedCitation":"(Delgado\\uc0\\u8208{}Quir\\uc0\\u243{}s et al., 2024)","plainCitation":"(Delgado‐Quirós et al., 2024)","noteIndex":0},"citationItems":[{"id":971,"uris":["http://zotero.org/users/local/ZlhuMgGE/items/AH59WBGN"],"itemData":{"id":971,"type":"article-journal","abstract":"Abstract\n            This study analyses the coverage of seven free‐access bibliographic databases (Crossref, Dimensions—non‐subscription version, Google Scholar, Lens, Microsoft Academic, Scilit, and Semantic Scholar) to identify the potential reasons that might cause the exclusion of scholarly documents and how they could influence coverage. To do this, 116 k randomly selected bibliographic records from Crossref were used as a baseline. API endpoints and web scraping were used to query each database. The results show that coverage differences are mainly caused by the way each service builds their databases. While classic bibliographic databases ingest almost the exact same content from Crossref (Lens and Scilit miss 0.1% and 0.2% of the records, respectively), academic search engines present lower coverage (Google Scholar does not find: 9.8%, Semantic Scholar: 10%, and Microsoft Academic: 12%). Coverage differences are mainly attributed to external factors, such as web accessibility and robot exclusion policies (39.2%–46%), and internal requirements that exclude secondary content (6.5%–11.6%). In the case of Dimensions, the only classic bibliographic database with the lowest coverage (7.6%), internal selection criteria such as the indexation of full books instead of book chapters (65%) and the exclusion of secondary content (15%) are the main motives of missing publications.","container-title":"Journal of the Association for Information Science and Technology","DOI":"10.1002/asi.24839","ISSN":"2330-1635, 2330-1643","issue":"1","journalAbbreviation":"Asso for Info Science &amp; Tech","language":"en","page":"43-58","source":"DOI.org (Crossref)","title":"Why are these publications missing? Uncovering the reasons behind the exclusion of documents in free‐access scholarly databases","title-short":"Why are these publications missing?","volume":"75","author":[{"family":"Delgado‐Quirós","given":"Lorena"},{"family":"Aguillo","given":"Isidro F."},{"family":"Martín‐Martín","given":"Alberto"},{"family":"López‐Cózar","given":"Emilio Delgado"},{"family":"Orduña‐Malea","given":"Enrique"},{"family":"Ortega","given":"José Luis"}],"issued":{"date-parts":[["2024",1]]}}}],"schema":"https://github.com/citation-style-language/schema/raw/master/csl-citation.json"} </w:instrText>
      </w:r>
      <w:r w:rsidR="009F6BB7">
        <w:rPr>
          <w:lang w:val="en-US"/>
        </w:rPr>
        <w:fldChar w:fldCharType="separate"/>
      </w:r>
      <w:r w:rsidR="009F6BB7" w:rsidRPr="009F6BB7">
        <w:rPr>
          <w:rFonts w:ascii="Calibri" w:hAnsi="Calibri" w:cs="Calibri"/>
          <w:kern w:val="0"/>
        </w:rPr>
        <w:t>(Delgado‐Quirós et al., 2024)</w:t>
      </w:r>
      <w:r w:rsidR="009F6BB7">
        <w:rPr>
          <w:lang w:val="en-US"/>
        </w:rPr>
        <w:fldChar w:fldCharType="end"/>
      </w:r>
      <w:r w:rsidR="001522C4" w:rsidRPr="001522C4">
        <w:rPr>
          <w:lang w:val="en-US"/>
        </w:rPr>
        <w:t>. The discrepancies between databases highlight the importance of selecting appropriate sources to ensure a balanced and accurate representation of the research landscape.</w:t>
      </w:r>
    </w:p>
    <w:p w14:paraId="2BB69DEA" w14:textId="7B39F899" w:rsidR="00ED6A94" w:rsidRDefault="00ED6A94" w:rsidP="00221244">
      <w:pPr>
        <w:rPr>
          <w:lang w:val="en-US"/>
        </w:rPr>
      </w:pPr>
      <w:r w:rsidRPr="00ED6A94">
        <w:rPr>
          <w:lang w:val="en-US"/>
        </w:rPr>
        <w:t>In conclusion, this review underscores the significant impact of machine learning in predicting academic success and its growing prominence in educational research</w:t>
      </w:r>
      <w:r w:rsidR="00221244">
        <w:rPr>
          <w:lang w:val="en-US"/>
        </w:rPr>
        <w:t>.</w:t>
      </w:r>
      <w:r w:rsidR="0065266E" w:rsidRPr="0065266E">
        <w:t xml:space="preserve"> </w:t>
      </w:r>
      <w:r w:rsidR="0065266E" w:rsidRPr="0065266E">
        <w:rPr>
          <w:lang w:val="en-US"/>
        </w:rPr>
        <w:t>The findings highlight the potential of ML to revolutionize educational practices, but also call for greater methodological rigor, standardized terminology, and interdisciplinary collaboration to fully realize its benefits.</w:t>
      </w:r>
    </w:p>
    <w:p w14:paraId="18BA1623" w14:textId="507A785A" w:rsidR="004E5E20" w:rsidRDefault="00181959" w:rsidP="003062C8">
      <w:pPr>
        <w:pStyle w:val="Heading2"/>
        <w:numPr>
          <w:ilvl w:val="0"/>
          <w:numId w:val="11"/>
        </w:numPr>
        <w:rPr>
          <w:lang w:val="en-US"/>
        </w:rPr>
      </w:pPr>
      <w:r>
        <w:rPr>
          <w:lang w:val="en-US"/>
        </w:rPr>
        <w:t xml:space="preserve">Limitations and future </w:t>
      </w:r>
      <w:commentRangeStart w:id="17"/>
      <w:r>
        <w:rPr>
          <w:lang w:val="en-US"/>
        </w:rPr>
        <w:t>di</w:t>
      </w:r>
      <w:r w:rsidR="00470729">
        <w:rPr>
          <w:lang w:val="en-US"/>
        </w:rPr>
        <w:t>r</w:t>
      </w:r>
      <w:r>
        <w:rPr>
          <w:lang w:val="en-US"/>
        </w:rPr>
        <w:t>e</w:t>
      </w:r>
      <w:r w:rsidR="00470729">
        <w:rPr>
          <w:lang w:val="en-US"/>
        </w:rPr>
        <w:t>c</w:t>
      </w:r>
      <w:r>
        <w:rPr>
          <w:lang w:val="en-US"/>
        </w:rPr>
        <w:t>tions</w:t>
      </w:r>
      <w:commentRangeEnd w:id="17"/>
      <w:r w:rsidR="0065266E">
        <w:rPr>
          <w:rStyle w:val="CommentReference"/>
          <w:rFonts w:asciiTheme="minorHAnsi" w:eastAsiaTheme="minorHAnsi" w:hAnsiTheme="minorHAnsi" w:cstheme="minorBidi"/>
          <w:color w:val="auto"/>
        </w:rPr>
        <w:commentReference w:id="17"/>
      </w:r>
    </w:p>
    <w:p w14:paraId="70431AFC" w14:textId="1CDC4971" w:rsidR="00D41F7A" w:rsidRPr="00D41F7A" w:rsidRDefault="00D41F7A" w:rsidP="00D41F7A">
      <w:pPr>
        <w:rPr>
          <w:lang w:val="en-US"/>
        </w:rPr>
      </w:pPr>
      <w:r w:rsidRPr="00D41F7A">
        <w:rPr>
          <w:lang w:val="en-US"/>
        </w:rPr>
        <w:t xml:space="preserve">While this study provides valuable insights into the application of </w:t>
      </w:r>
      <w:r w:rsidR="00065B06">
        <w:rPr>
          <w:lang w:val="en-US"/>
        </w:rPr>
        <w:t>ML</w:t>
      </w:r>
      <w:r w:rsidRPr="00D41F7A">
        <w:rPr>
          <w:lang w:val="en-US"/>
        </w:rPr>
        <w:t xml:space="preserve"> for predicting academic success, several limitations must be acknowledged. Firstly, the reliance on bibliometric data from </w:t>
      </w:r>
      <w:r w:rsidR="009B7704">
        <w:rPr>
          <w:lang w:val="en-US"/>
        </w:rPr>
        <w:t>only the selected</w:t>
      </w:r>
      <w:r w:rsidRPr="00D41F7A">
        <w:rPr>
          <w:lang w:val="en-US"/>
        </w:rPr>
        <w:t xml:space="preserve"> database</w:t>
      </w:r>
      <w:r w:rsidR="009B7704">
        <w:rPr>
          <w:lang w:val="en-US"/>
        </w:rPr>
        <w:t>s</w:t>
      </w:r>
      <w:r w:rsidRPr="00D41F7A">
        <w:rPr>
          <w:lang w:val="en-US"/>
        </w:rPr>
        <w:t xml:space="preserve"> may introduce selection bias, as </w:t>
      </w:r>
      <w:r w:rsidR="009B7704">
        <w:rPr>
          <w:lang w:val="en-US"/>
        </w:rPr>
        <w:t>they</w:t>
      </w:r>
      <w:r w:rsidRPr="00D41F7A">
        <w:rPr>
          <w:lang w:val="en-US"/>
        </w:rPr>
        <w:t xml:space="preserve"> might not capture the entirety of relevant publications, especially those published in regional or non-indexed journals. </w:t>
      </w:r>
      <w:r w:rsidR="00E911A2">
        <w:rPr>
          <w:lang w:val="en-US"/>
        </w:rPr>
        <w:t>Similarly</w:t>
      </w:r>
      <w:r w:rsidRPr="00D41F7A">
        <w:rPr>
          <w:lang w:val="en-US"/>
        </w:rPr>
        <w:t>, the focus on specific keywords in the search strategy could have excluded studies employing alternative terminologies, thereby limiting the comprehensiveness of the analysis.</w:t>
      </w:r>
    </w:p>
    <w:p w14:paraId="169F6444" w14:textId="60F15C5F" w:rsidR="00D41F7A" w:rsidRPr="00D41F7A" w:rsidRDefault="00D41F7A" w:rsidP="00D41F7A">
      <w:pPr>
        <w:rPr>
          <w:lang w:val="en-US"/>
        </w:rPr>
      </w:pPr>
      <w:r w:rsidRPr="00C14318">
        <w:rPr>
          <w:lang w:val="en-US"/>
        </w:rPr>
        <w:t xml:space="preserve">Another limitation pertains to the variability in the quality and consistency of metadata across different publications. Inconsistencies in </w:t>
      </w:r>
      <w:commentRangeStart w:id="18"/>
      <w:r w:rsidRPr="00C14318">
        <w:rPr>
          <w:lang w:val="en-US"/>
        </w:rPr>
        <w:t>keyword</w:t>
      </w:r>
      <w:commentRangeEnd w:id="18"/>
      <w:r w:rsidR="003A298D" w:rsidRPr="00C14318">
        <w:rPr>
          <w:rStyle w:val="CommentReference"/>
        </w:rPr>
        <w:commentReference w:id="18"/>
      </w:r>
      <w:r w:rsidRPr="00C14318">
        <w:rPr>
          <w:lang w:val="en-US"/>
        </w:rPr>
        <w:t xml:space="preserve"> usage, authorship details, and citation practices can affect the reliability of bibliometric indicators. Furthermore, the dynamic nature of the field means that recent publications, particularly from 2025, may</w:t>
      </w:r>
      <w:r w:rsidRPr="00D41F7A">
        <w:rPr>
          <w:lang w:val="en-US"/>
        </w:rPr>
        <w:t xml:space="preserve"> not yet have accumulated sufficient citations to accurately reflect their impact, leading to potential underestimation of their significance.</w:t>
      </w:r>
    </w:p>
    <w:p w14:paraId="2F9EA3B0" w14:textId="77777777" w:rsidR="00E911A2" w:rsidRDefault="00E911A2" w:rsidP="00D41F7A">
      <w:pPr>
        <w:rPr>
          <w:lang w:val="en-US"/>
        </w:rPr>
      </w:pPr>
      <w:r w:rsidRPr="00E911A2">
        <w:rPr>
          <w:lang w:val="en-US"/>
        </w:rPr>
        <w:t>Future research should address these gaps by incorporating broader databases and more inclusive search strategies. Advanced text-mining techniques could uncover latent trends and themes, while longitudinal studies could track the evolution of ML applications in education over time.</w:t>
      </w:r>
    </w:p>
    <w:p w14:paraId="4921AC27" w14:textId="5B83C538" w:rsidR="00D41F7A" w:rsidRDefault="00E911A2" w:rsidP="00D41F7A">
      <w:pPr>
        <w:rPr>
          <w:lang w:val="en-US"/>
        </w:rPr>
      </w:pPr>
      <w:r w:rsidRPr="00E911A2">
        <w:rPr>
          <w:lang w:val="en-US"/>
        </w:rPr>
        <w:t>Integrating bibliometric analysis with qualitative assessments would provide deeper insights into the relevance of key studies. Collaboration between researchers, educators, and policymakers is essential to ensure ML models are effectively applied to enhance educational outcomes and support student success</w:t>
      </w:r>
      <w:r w:rsidR="00D41F7A" w:rsidRPr="00D41F7A">
        <w:rPr>
          <w:lang w:val="en-US"/>
        </w:rPr>
        <w:t>.</w:t>
      </w:r>
    </w:p>
    <w:p w14:paraId="0C83B7CB" w14:textId="61F1EB19" w:rsidR="00945896" w:rsidRPr="00945896" w:rsidRDefault="00945896" w:rsidP="003062C8">
      <w:pPr>
        <w:pStyle w:val="Heading2"/>
        <w:numPr>
          <w:ilvl w:val="0"/>
          <w:numId w:val="11"/>
        </w:numPr>
        <w:rPr>
          <w:lang w:val="en-US"/>
        </w:rPr>
      </w:pPr>
      <w:r>
        <w:rPr>
          <w:lang w:val="en-US"/>
        </w:rPr>
        <w:t>References</w:t>
      </w:r>
    </w:p>
    <w:p w14:paraId="28B0B017" w14:textId="77777777" w:rsidR="00316951" w:rsidRPr="00316951" w:rsidRDefault="00403594" w:rsidP="00316951">
      <w:pPr>
        <w:pStyle w:val="Bibliography"/>
        <w:rPr>
          <w:rFonts w:ascii="Calibri" w:hAnsi="Calibri" w:cs="Calibri"/>
        </w:rPr>
      </w:pPr>
      <w:r>
        <w:rPr>
          <w:lang w:val="en-US"/>
        </w:rPr>
        <w:fldChar w:fldCharType="begin"/>
      </w:r>
      <w:r>
        <w:rPr>
          <w:lang w:val="en-US"/>
        </w:rPr>
        <w:instrText xml:space="preserve"> ADDIN ZOTERO_BIBL {"uncited":[],"omitted":[],"custom":[]} CSL_BIBLIOGRAPHY </w:instrText>
      </w:r>
      <w:r>
        <w:rPr>
          <w:lang w:val="en-US"/>
        </w:rPr>
        <w:fldChar w:fldCharType="separate"/>
      </w:r>
      <w:r w:rsidR="00316951" w:rsidRPr="00316951">
        <w:rPr>
          <w:rFonts w:ascii="Calibri" w:hAnsi="Calibri" w:cs="Calibri"/>
        </w:rPr>
        <w:t xml:space="preserve">Abdelkader, H. E., Gad, A. G., Abohany, A. A., &amp; Sorour, S. E. (2022). An Efficient Data Mining Technique for Assessing Satisfaction Level With Online Learning for Higher Education Students During the COVID-19. </w:t>
      </w:r>
      <w:r w:rsidR="00316951" w:rsidRPr="00316951">
        <w:rPr>
          <w:rFonts w:ascii="Calibri" w:hAnsi="Calibri" w:cs="Calibri"/>
          <w:i/>
          <w:iCs/>
        </w:rPr>
        <w:t>IEEE Access</w:t>
      </w:r>
      <w:r w:rsidR="00316951" w:rsidRPr="00316951">
        <w:rPr>
          <w:rFonts w:ascii="Calibri" w:hAnsi="Calibri" w:cs="Calibri"/>
        </w:rPr>
        <w:t xml:space="preserve">, </w:t>
      </w:r>
      <w:r w:rsidR="00316951" w:rsidRPr="00316951">
        <w:rPr>
          <w:rFonts w:ascii="Calibri" w:hAnsi="Calibri" w:cs="Calibri"/>
          <w:i/>
          <w:iCs/>
        </w:rPr>
        <w:t>10</w:t>
      </w:r>
      <w:r w:rsidR="00316951" w:rsidRPr="00316951">
        <w:rPr>
          <w:rFonts w:ascii="Calibri" w:hAnsi="Calibri" w:cs="Calibri"/>
        </w:rPr>
        <w:t>, 6286–6303. https://doi.org/10.1109/ACCESS.2022.3143035</w:t>
      </w:r>
    </w:p>
    <w:p w14:paraId="1D6020D9"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Acosta-Gonzaga, E. (2023). The Effects of Self-Esteem and Academic Engagement on University Students’ Performance. </w:t>
      </w:r>
      <w:r w:rsidRPr="00316951">
        <w:rPr>
          <w:rFonts w:ascii="Calibri" w:hAnsi="Calibri" w:cs="Calibri"/>
          <w:i/>
          <w:iCs/>
        </w:rPr>
        <w:t>Behavioral Sciences</w:t>
      </w:r>
      <w:r w:rsidRPr="00316951">
        <w:rPr>
          <w:rFonts w:ascii="Calibri" w:hAnsi="Calibri" w:cs="Calibri"/>
        </w:rPr>
        <w:t xml:space="preserve">, </w:t>
      </w:r>
      <w:r w:rsidRPr="00316951">
        <w:rPr>
          <w:rFonts w:ascii="Calibri" w:hAnsi="Calibri" w:cs="Calibri"/>
          <w:i/>
          <w:iCs/>
        </w:rPr>
        <w:t>13</w:t>
      </w:r>
      <w:r w:rsidRPr="00316951">
        <w:rPr>
          <w:rFonts w:ascii="Calibri" w:hAnsi="Calibri" w:cs="Calibri"/>
        </w:rPr>
        <w:t>(4), 348. https://doi.org/10.3390/bs13040348</w:t>
      </w:r>
    </w:p>
    <w:p w14:paraId="0BD8EB0B" w14:textId="77777777" w:rsidR="00316951" w:rsidRPr="00316951" w:rsidRDefault="00316951" w:rsidP="00316951">
      <w:pPr>
        <w:pStyle w:val="Bibliography"/>
        <w:rPr>
          <w:rFonts w:ascii="Calibri" w:hAnsi="Calibri" w:cs="Calibri"/>
        </w:rPr>
      </w:pPr>
      <w:r w:rsidRPr="00316951">
        <w:rPr>
          <w:rFonts w:ascii="Calibri" w:hAnsi="Calibri" w:cs="Calibri"/>
        </w:rPr>
        <w:t xml:space="preserve">Alalawi, K., Athauda, R., &amp; Chiong, R. (2023). Contextualizing the current state of research on the use of machine learning for student performance prediction: A systematic literature review. </w:t>
      </w:r>
      <w:r w:rsidRPr="00316951">
        <w:rPr>
          <w:rFonts w:ascii="Calibri" w:hAnsi="Calibri" w:cs="Calibri"/>
          <w:i/>
          <w:iCs/>
        </w:rPr>
        <w:t>Engineering Reports</w:t>
      </w:r>
      <w:r w:rsidRPr="00316951">
        <w:rPr>
          <w:rFonts w:ascii="Calibri" w:hAnsi="Calibri" w:cs="Calibri"/>
        </w:rPr>
        <w:t xml:space="preserve">, </w:t>
      </w:r>
      <w:r w:rsidRPr="00316951">
        <w:rPr>
          <w:rFonts w:ascii="Calibri" w:hAnsi="Calibri" w:cs="Calibri"/>
          <w:i/>
          <w:iCs/>
        </w:rPr>
        <w:t>5</w:t>
      </w:r>
      <w:r w:rsidRPr="00316951">
        <w:rPr>
          <w:rFonts w:ascii="Calibri" w:hAnsi="Calibri" w:cs="Calibri"/>
        </w:rPr>
        <w:t>(12), e12699. https://doi.org/10.1002/eng2.12699</w:t>
      </w:r>
    </w:p>
    <w:p w14:paraId="1BBDC00B" w14:textId="77777777" w:rsidR="00316951" w:rsidRPr="00316951" w:rsidRDefault="00316951" w:rsidP="00316951">
      <w:pPr>
        <w:pStyle w:val="Bibliography"/>
        <w:rPr>
          <w:rFonts w:ascii="Calibri" w:hAnsi="Calibri" w:cs="Calibri"/>
        </w:rPr>
      </w:pPr>
      <w:r w:rsidRPr="00316951">
        <w:rPr>
          <w:rFonts w:ascii="Calibri" w:hAnsi="Calibri" w:cs="Calibri"/>
        </w:rPr>
        <w:t xml:space="preserve">Alshanqiti, A., &amp; Namoun, A. (2020). Predicting Student Performance and Its Influential Factors Using Hybrid Regression and Multi-Label Classification. </w:t>
      </w:r>
      <w:r w:rsidRPr="00316951">
        <w:rPr>
          <w:rFonts w:ascii="Calibri" w:hAnsi="Calibri" w:cs="Calibri"/>
          <w:i/>
          <w:iCs/>
        </w:rPr>
        <w:t>IEEE Access</w:t>
      </w:r>
      <w:r w:rsidRPr="00316951">
        <w:rPr>
          <w:rFonts w:ascii="Calibri" w:hAnsi="Calibri" w:cs="Calibri"/>
        </w:rPr>
        <w:t xml:space="preserve">, </w:t>
      </w:r>
      <w:r w:rsidRPr="00316951">
        <w:rPr>
          <w:rFonts w:ascii="Calibri" w:hAnsi="Calibri" w:cs="Calibri"/>
          <w:i/>
          <w:iCs/>
        </w:rPr>
        <w:t>8</w:t>
      </w:r>
      <w:r w:rsidRPr="00316951">
        <w:rPr>
          <w:rFonts w:ascii="Calibri" w:hAnsi="Calibri" w:cs="Calibri"/>
        </w:rPr>
        <w:t>, 203827–203844. https://doi.org/10.1109/ACCESS.2020.3036572</w:t>
      </w:r>
    </w:p>
    <w:p w14:paraId="597D1E91" w14:textId="77777777" w:rsidR="00316951" w:rsidRPr="00316951" w:rsidRDefault="00316951" w:rsidP="00316951">
      <w:pPr>
        <w:pStyle w:val="Bibliography"/>
        <w:rPr>
          <w:rFonts w:ascii="Calibri" w:hAnsi="Calibri" w:cs="Calibri"/>
        </w:rPr>
      </w:pPr>
      <w:r w:rsidRPr="00316951">
        <w:rPr>
          <w:rFonts w:ascii="Calibri" w:hAnsi="Calibri" w:cs="Calibri"/>
        </w:rPr>
        <w:t xml:space="preserve">Alyahyan, E., &amp; Düştegör, D. (2020). Predicting academic success in higher education: Literature review and best practices. </w:t>
      </w:r>
      <w:r w:rsidRPr="00316951">
        <w:rPr>
          <w:rFonts w:ascii="Calibri" w:hAnsi="Calibri" w:cs="Calibri"/>
          <w:i/>
          <w:iCs/>
        </w:rPr>
        <w:t>International Journal of Educational Technology in Higher Education</w:t>
      </w:r>
      <w:r w:rsidRPr="00316951">
        <w:rPr>
          <w:rFonts w:ascii="Calibri" w:hAnsi="Calibri" w:cs="Calibri"/>
        </w:rPr>
        <w:t xml:space="preserve">, </w:t>
      </w:r>
      <w:r w:rsidRPr="00316951">
        <w:rPr>
          <w:rFonts w:ascii="Calibri" w:hAnsi="Calibri" w:cs="Calibri"/>
          <w:i/>
          <w:iCs/>
        </w:rPr>
        <w:t>17</w:t>
      </w:r>
      <w:r w:rsidRPr="00316951">
        <w:rPr>
          <w:rFonts w:ascii="Calibri" w:hAnsi="Calibri" w:cs="Calibri"/>
        </w:rPr>
        <w:t>(1), 3. https://doi.org/10.1186/s41239-020-0177-7</w:t>
      </w:r>
    </w:p>
    <w:p w14:paraId="300A7FD6" w14:textId="77777777" w:rsidR="00316951" w:rsidRPr="00316951" w:rsidRDefault="00316951" w:rsidP="00316951">
      <w:pPr>
        <w:pStyle w:val="Bibliography"/>
        <w:rPr>
          <w:rFonts w:ascii="Calibri" w:hAnsi="Calibri" w:cs="Calibri"/>
        </w:rPr>
      </w:pPr>
      <w:r w:rsidRPr="00316951">
        <w:rPr>
          <w:rFonts w:ascii="Calibri" w:hAnsi="Calibri" w:cs="Calibri"/>
        </w:rPr>
        <w:t xml:space="preserve">Balaji, P., Alelyani, S., Qahmash, A., &amp; Mohana, M. (2021). Contributions of Machine Learning Models towards Student Academic Performance Prediction: A Systematic Review. </w:t>
      </w:r>
      <w:r w:rsidRPr="00316951">
        <w:rPr>
          <w:rFonts w:ascii="Calibri" w:hAnsi="Calibri" w:cs="Calibri"/>
          <w:i/>
          <w:iCs/>
        </w:rPr>
        <w:t>Applied Sciences</w:t>
      </w:r>
      <w:r w:rsidRPr="00316951">
        <w:rPr>
          <w:rFonts w:ascii="Calibri" w:hAnsi="Calibri" w:cs="Calibri"/>
        </w:rPr>
        <w:t xml:space="preserve">, </w:t>
      </w:r>
      <w:r w:rsidRPr="00316951">
        <w:rPr>
          <w:rFonts w:ascii="Calibri" w:hAnsi="Calibri" w:cs="Calibri"/>
          <w:i/>
          <w:iCs/>
        </w:rPr>
        <w:t>11</w:t>
      </w:r>
      <w:r w:rsidRPr="00316951">
        <w:rPr>
          <w:rFonts w:ascii="Calibri" w:hAnsi="Calibri" w:cs="Calibri"/>
        </w:rPr>
        <w:t>(21), Article 21. https://doi.org/10.3390/app112110007</w:t>
      </w:r>
    </w:p>
    <w:p w14:paraId="1DD70272" w14:textId="77777777" w:rsidR="00316951" w:rsidRPr="00316951" w:rsidRDefault="00316951" w:rsidP="00316951">
      <w:pPr>
        <w:pStyle w:val="Bibliography"/>
        <w:rPr>
          <w:rFonts w:ascii="Calibri" w:hAnsi="Calibri" w:cs="Calibri"/>
        </w:rPr>
      </w:pPr>
      <w:r w:rsidRPr="00316951">
        <w:rPr>
          <w:rFonts w:ascii="Calibri" w:hAnsi="Calibri" w:cs="Calibri"/>
        </w:rPr>
        <w:t xml:space="preserve">Bertolini, R., Finch, S. J., &amp; Nehm, R. H. (2021). Testing the Impact of Novel Assessment Sources and Machine Learning Methods on Predictive Outcome Modeling in Undergraduate Biology. </w:t>
      </w:r>
      <w:r w:rsidRPr="00316951">
        <w:rPr>
          <w:rFonts w:ascii="Calibri" w:hAnsi="Calibri" w:cs="Calibri"/>
          <w:i/>
          <w:iCs/>
        </w:rPr>
        <w:t>Journal of Science Education and Technology</w:t>
      </w:r>
      <w:r w:rsidRPr="00316951">
        <w:rPr>
          <w:rFonts w:ascii="Calibri" w:hAnsi="Calibri" w:cs="Calibri"/>
        </w:rPr>
        <w:t xml:space="preserve">, </w:t>
      </w:r>
      <w:r w:rsidRPr="00316951">
        <w:rPr>
          <w:rFonts w:ascii="Calibri" w:hAnsi="Calibri" w:cs="Calibri"/>
          <w:i/>
          <w:iCs/>
        </w:rPr>
        <w:t>30</w:t>
      </w:r>
      <w:r w:rsidRPr="00316951">
        <w:rPr>
          <w:rFonts w:ascii="Calibri" w:hAnsi="Calibri" w:cs="Calibri"/>
        </w:rPr>
        <w:t>(2), 193–209. https://doi.org/10.1007/s10956-020-09888-8</w:t>
      </w:r>
    </w:p>
    <w:p w14:paraId="5C8590C0" w14:textId="77777777" w:rsidR="00316951" w:rsidRPr="00316951" w:rsidRDefault="00316951" w:rsidP="00316951">
      <w:pPr>
        <w:pStyle w:val="Bibliography"/>
        <w:rPr>
          <w:rFonts w:ascii="Calibri" w:hAnsi="Calibri" w:cs="Calibri"/>
        </w:rPr>
      </w:pPr>
      <w:r w:rsidRPr="00316951">
        <w:rPr>
          <w:rFonts w:ascii="Calibri" w:hAnsi="Calibri" w:cs="Calibri"/>
        </w:rPr>
        <w:t xml:space="preserve">Birkle, C., Pendlebury, D. A., Schnell, J., &amp; Adams, J. (2020). Web of Science as a data source for research on scientific and scholarly activity. </w:t>
      </w:r>
      <w:r w:rsidRPr="00316951">
        <w:rPr>
          <w:rFonts w:ascii="Calibri" w:hAnsi="Calibri" w:cs="Calibri"/>
          <w:i/>
          <w:iCs/>
        </w:rPr>
        <w:t>Quantitative Science Studies</w:t>
      </w:r>
      <w:r w:rsidRPr="00316951">
        <w:rPr>
          <w:rFonts w:ascii="Calibri" w:hAnsi="Calibri" w:cs="Calibri"/>
        </w:rPr>
        <w:t xml:space="preserve">, </w:t>
      </w:r>
      <w:r w:rsidRPr="00316951">
        <w:rPr>
          <w:rFonts w:ascii="Calibri" w:hAnsi="Calibri" w:cs="Calibri"/>
          <w:i/>
          <w:iCs/>
        </w:rPr>
        <w:t>1</w:t>
      </w:r>
      <w:r w:rsidRPr="00316951">
        <w:rPr>
          <w:rFonts w:ascii="Calibri" w:hAnsi="Calibri" w:cs="Calibri"/>
        </w:rPr>
        <w:t>(1), 363–376. https://doi.org/10.1162/qss_a_00018</w:t>
      </w:r>
    </w:p>
    <w:p w14:paraId="0B0EFE94" w14:textId="77777777" w:rsidR="00316951" w:rsidRPr="00316951" w:rsidRDefault="00316951" w:rsidP="00316951">
      <w:pPr>
        <w:pStyle w:val="Bibliography"/>
        <w:rPr>
          <w:rFonts w:ascii="Calibri" w:hAnsi="Calibri" w:cs="Calibri"/>
        </w:rPr>
      </w:pPr>
      <w:r w:rsidRPr="00316951">
        <w:rPr>
          <w:rFonts w:ascii="Calibri" w:hAnsi="Calibri" w:cs="Calibri"/>
        </w:rPr>
        <w:t xml:space="preserve">Bregant, B. (2025). </w:t>
      </w:r>
      <w:r w:rsidRPr="00316951">
        <w:rPr>
          <w:rFonts w:ascii="Calibri" w:hAnsi="Calibri" w:cs="Calibri"/>
          <w:i/>
          <w:iCs/>
        </w:rPr>
        <w:t>Statistics code of the article</w:t>
      </w:r>
      <w:r w:rsidRPr="00316951">
        <w:rPr>
          <w:rFonts w:ascii="Calibri" w:hAnsi="Calibri" w:cs="Calibri"/>
        </w:rPr>
        <w:t xml:space="preserve"> [Repository]. Github. https://github.com/borbregant/Doktorat_all/blob/main/raziskovalni_seminar/obdelava.ipynb</w:t>
      </w:r>
    </w:p>
    <w:p w14:paraId="59492BA9" w14:textId="77777777" w:rsidR="00316951" w:rsidRPr="00316951" w:rsidRDefault="00316951" w:rsidP="00316951">
      <w:pPr>
        <w:pStyle w:val="Bibliography"/>
        <w:rPr>
          <w:rFonts w:ascii="Calibri" w:hAnsi="Calibri" w:cs="Calibri"/>
        </w:rPr>
      </w:pPr>
      <w:r w:rsidRPr="00316951">
        <w:rPr>
          <w:rFonts w:ascii="Calibri" w:hAnsi="Calibri" w:cs="Calibri"/>
        </w:rPr>
        <w:t xml:space="preserve">Bregant, B., Doz, D., &amp; Hudovernik, S. (2025). Factors influencing tandem learning in mathematics. </w:t>
      </w:r>
      <w:r w:rsidRPr="00316951">
        <w:rPr>
          <w:rFonts w:ascii="Calibri" w:hAnsi="Calibri" w:cs="Calibri"/>
          <w:i/>
          <w:iCs/>
        </w:rPr>
        <w:t>International Journal of Instruction</w:t>
      </w:r>
      <w:r w:rsidRPr="00316951">
        <w:rPr>
          <w:rFonts w:ascii="Calibri" w:hAnsi="Calibri" w:cs="Calibri"/>
        </w:rPr>
        <w:t xml:space="preserve">, </w:t>
      </w:r>
      <w:r w:rsidRPr="00316951">
        <w:rPr>
          <w:rFonts w:ascii="Calibri" w:hAnsi="Calibri" w:cs="Calibri"/>
          <w:i/>
          <w:iCs/>
        </w:rPr>
        <w:t>18</w:t>
      </w:r>
      <w:r w:rsidRPr="00316951">
        <w:rPr>
          <w:rFonts w:ascii="Calibri" w:hAnsi="Calibri" w:cs="Calibri"/>
        </w:rPr>
        <w:t>(1), 437–463.</w:t>
      </w:r>
    </w:p>
    <w:p w14:paraId="671CDF90"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Buitrago-Ropero, M. E., Ramírez-Montoya, M. S., &amp; Laverde, A. C. (2023). Digital footprints (2005–2019): A systematic mapping of studies in education. </w:t>
      </w:r>
      <w:r w:rsidRPr="00316951">
        <w:rPr>
          <w:rFonts w:ascii="Calibri" w:hAnsi="Calibri" w:cs="Calibri"/>
          <w:i/>
          <w:iCs/>
        </w:rPr>
        <w:t>Interactive Learning Environments</w:t>
      </w:r>
      <w:r w:rsidRPr="00316951">
        <w:rPr>
          <w:rFonts w:ascii="Calibri" w:hAnsi="Calibri" w:cs="Calibri"/>
        </w:rPr>
        <w:t xml:space="preserve">, </w:t>
      </w:r>
      <w:r w:rsidRPr="00316951">
        <w:rPr>
          <w:rFonts w:ascii="Calibri" w:hAnsi="Calibri" w:cs="Calibri"/>
          <w:i/>
          <w:iCs/>
        </w:rPr>
        <w:t>31</w:t>
      </w:r>
      <w:r w:rsidRPr="00316951">
        <w:rPr>
          <w:rFonts w:ascii="Calibri" w:hAnsi="Calibri" w:cs="Calibri"/>
        </w:rPr>
        <w:t>(2), 876–889. https://doi.org/10.1080/10494820.2020.1814821</w:t>
      </w:r>
    </w:p>
    <w:p w14:paraId="59B98A1A" w14:textId="77777777" w:rsidR="00316951" w:rsidRPr="00316951" w:rsidRDefault="00316951" w:rsidP="00316951">
      <w:pPr>
        <w:pStyle w:val="Bibliography"/>
        <w:rPr>
          <w:rFonts w:ascii="Calibri" w:hAnsi="Calibri" w:cs="Calibri"/>
        </w:rPr>
      </w:pPr>
      <w:r w:rsidRPr="00316951">
        <w:rPr>
          <w:rFonts w:ascii="Calibri" w:hAnsi="Calibri" w:cs="Calibri"/>
        </w:rPr>
        <w:t xml:space="preserve">Burman, I., Som, S., &amp; Hossain, S. A. (2021). Model for Analyzing Psychological Parameters Recommending Student Learning Behavior using Machine Learning. </w:t>
      </w:r>
      <w:r w:rsidRPr="00316951">
        <w:rPr>
          <w:rFonts w:ascii="Calibri" w:hAnsi="Calibri" w:cs="Calibri"/>
          <w:i/>
          <w:iCs/>
        </w:rPr>
        <w:t>International Journal of Computing and Digital Systems</w:t>
      </w:r>
      <w:r w:rsidRPr="00316951">
        <w:rPr>
          <w:rFonts w:ascii="Calibri" w:hAnsi="Calibri" w:cs="Calibri"/>
        </w:rPr>
        <w:t xml:space="preserve">, </w:t>
      </w:r>
      <w:r w:rsidRPr="00316951">
        <w:rPr>
          <w:rFonts w:ascii="Calibri" w:hAnsi="Calibri" w:cs="Calibri"/>
          <w:i/>
          <w:iCs/>
        </w:rPr>
        <w:t>10</w:t>
      </w:r>
      <w:r w:rsidRPr="00316951">
        <w:rPr>
          <w:rFonts w:ascii="Calibri" w:hAnsi="Calibri" w:cs="Calibri"/>
        </w:rPr>
        <w:t>(1), 973–990. https://doi.org/10.12785/ijcds/100188</w:t>
      </w:r>
    </w:p>
    <w:p w14:paraId="3DF3EBC6" w14:textId="77777777" w:rsidR="00316951" w:rsidRPr="00316951" w:rsidRDefault="00316951" w:rsidP="00316951">
      <w:pPr>
        <w:pStyle w:val="Bibliography"/>
        <w:rPr>
          <w:rFonts w:ascii="Calibri" w:hAnsi="Calibri" w:cs="Calibri"/>
        </w:rPr>
      </w:pPr>
      <w:r w:rsidRPr="00316951">
        <w:rPr>
          <w:rFonts w:ascii="Calibri" w:hAnsi="Calibri" w:cs="Calibri"/>
        </w:rPr>
        <w:t xml:space="preserve">Cankaya, B., Roberts, R., Douglas, S., Vigness, R., &amp; Oztekin, A. (2024). What postpones degree completion? Discovering key predictors of undergraduate degree completion through explainable artificial intelligence (XAI). </w:t>
      </w:r>
      <w:r w:rsidRPr="00316951">
        <w:rPr>
          <w:rFonts w:ascii="Calibri" w:hAnsi="Calibri" w:cs="Calibri"/>
          <w:i/>
          <w:iCs/>
        </w:rPr>
        <w:t>Journal of Marketing Analytics</w:t>
      </w:r>
      <w:r w:rsidRPr="00316951">
        <w:rPr>
          <w:rFonts w:ascii="Calibri" w:hAnsi="Calibri" w:cs="Calibri"/>
        </w:rPr>
        <w:t>. https://doi.org/10.1057/s41270-024-00290-6</w:t>
      </w:r>
    </w:p>
    <w:p w14:paraId="51A8ED16" w14:textId="77777777" w:rsidR="00316951" w:rsidRPr="00316951" w:rsidRDefault="00316951" w:rsidP="00316951">
      <w:pPr>
        <w:pStyle w:val="Bibliography"/>
        <w:rPr>
          <w:rFonts w:ascii="Calibri" w:hAnsi="Calibri" w:cs="Calibri"/>
        </w:rPr>
      </w:pPr>
      <w:r w:rsidRPr="00316951">
        <w:rPr>
          <w:rFonts w:ascii="Calibri" w:hAnsi="Calibri" w:cs="Calibri"/>
        </w:rPr>
        <w:t xml:space="preserve">Chen, J., Fang, B., Zhang, H., &amp; Xue, X. (2022). A systematic review for MOOC dropout prediction from the perspective of machine learning. </w:t>
      </w:r>
      <w:r w:rsidRPr="00316951">
        <w:rPr>
          <w:rFonts w:ascii="Calibri" w:hAnsi="Calibri" w:cs="Calibri"/>
          <w:i/>
          <w:iCs/>
        </w:rPr>
        <w:t>Interactive Learning Environments</w:t>
      </w:r>
      <w:r w:rsidRPr="00316951">
        <w:rPr>
          <w:rFonts w:ascii="Calibri" w:hAnsi="Calibri" w:cs="Calibri"/>
        </w:rPr>
        <w:t>, 1–14. https://doi.org/10.1080/10494820.2022.2124425</w:t>
      </w:r>
    </w:p>
    <w:p w14:paraId="589C3CE2" w14:textId="4A046396" w:rsidR="00316951" w:rsidRDefault="00316951" w:rsidP="00316951">
      <w:pPr>
        <w:pStyle w:val="Bibliography"/>
        <w:rPr>
          <w:ins w:id="19" w:author="Istenič, Andreja" w:date="2025-02-12T05:26:00Z"/>
          <w:rFonts w:ascii="Calibri" w:hAnsi="Calibri" w:cs="Calibri"/>
        </w:rPr>
      </w:pPr>
      <w:r w:rsidRPr="00316951">
        <w:rPr>
          <w:rFonts w:ascii="Calibri" w:hAnsi="Calibri" w:cs="Calibri"/>
        </w:rPr>
        <w:t xml:space="preserve">Chen, J. J., &amp; Lin, J. C. (2024). Artificial intelligence as a double-edged sword: Wielding the POWER principles to maximize its positive effects and minimize its negative effects. </w:t>
      </w:r>
      <w:r w:rsidRPr="00316951">
        <w:rPr>
          <w:rFonts w:ascii="Calibri" w:hAnsi="Calibri" w:cs="Calibri"/>
          <w:i/>
          <w:iCs/>
        </w:rPr>
        <w:t>Contemporary Issues in Early Childhood</w:t>
      </w:r>
      <w:r w:rsidRPr="00316951">
        <w:rPr>
          <w:rFonts w:ascii="Calibri" w:hAnsi="Calibri" w:cs="Calibri"/>
        </w:rPr>
        <w:t xml:space="preserve">, </w:t>
      </w:r>
      <w:r w:rsidRPr="00316951">
        <w:rPr>
          <w:rFonts w:ascii="Calibri" w:hAnsi="Calibri" w:cs="Calibri"/>
          <w:i/>
          <w:iCs/>
        </w:rPr>
        <w:t>25</w:t>
      </w:r>
      <w:r w:rsidRPr="00316951">
        <w:rPr>
          <w:rFonts w:ascii="Calibri" w:hAnsi="Calibri" w:cs="Calibri"/>
        </w:rPr>
        <w:t>(1), 146–153. https://doi.org/10.1177/14639491231169813</w:t>
      </w:r>
    </w:p>
    <w:p w14:paraId="256D59F2" w14:textId="3480956F" w:rsidR="00C64B13" w:rsidRPr="00C64B13" w:rsidRDefault="00C64B13">
      <w:pPr>
        <w:rPr>
          <w:rPrChange w:id="20" w:author="Istenič, Andreja" w:date="2025-02-12T05:26:00Z">
            <w:rPr>
              <w:rFonts w:ascii="Calibri" w:hAnsi="Calibri" w:cs="Calibri"/>
            </w:rPr>
          </w:rPrChange>
        </w:rPr>
        <w:pPrChange w:id="21" w:author="Istenič, Andreja" w:date="2025-02-12T05:26:00Z">
          <w:pPr>
            <w:pStyle w:val="Bibliography"/>
          </w:pPr>
        </w:pPrChange>
      </w:pPr>
      <w:ins w:id="22" w:author="Istenič, Andreja" w:date="2025-02-12T05:26:00Z">
        <w:r>
          <w:t>Crisp, G., Taggart, A., &amp; Nora, A. (2015). Undergraduate Latina/o Students:A Systematic Review</w:t>
        </w:r>
      </w:ins>
      <w:ins w:id="23" w:author="Istenič, Andreja" w:date="2025-02-12T05:27:00Z">
        <w:r>
          <w:t xml:space="preserve"> </w:t>
        </w:r>
      </w:ins>
      <w:ins w:id="24" w:author="Istenič, Andreja" w:date="2025-02-12T05:26:00Z">
        <w:r>
          <w:t xml:space="preserve">of Research Identifying Factors Contributing to Academic Success Outcomes. </w:t>
        </w:r>
        <w:r w:rsidRPr="00C64B13">
          <w:rPr>
            <w:i/>
            <w:rPrChange w:id="25" w:author="Istenič, Andreja" w:date="2025-02-12T05:27:00Z">
              <w:rPr/>
            </w:rPrChange>
          </w:rPr>
          <w:t>Review of</w:t>
        </w:r>
      </w:ins>
      <w:ins w:id="26" w:author="Istenič, Andreja" w:date="2025-02-12T05:27:00Z">
        <w:r w:rsidRPr="00C64B13">
          <w:rPr>
            <w:i/>
            <w:rPrChange w:id="27" w:author="Istenič, Andreja" w:date="2025-02-12T05:27:00Z">
              <w:rPr/>
            </w:rPrChange>
          </w:rPr>
          <w:t xml:space="preserve"> </w:t>
        </w:r>
      </w:ins>
      <w:ins w:id="28" w:author="Istenič, Andreja" w:date="2025-02-12T05:26:00Z">
        <w:r w:rsidRPr="00C64B13">
          <w:rPr>
            <w:i/>
            <w:rPrChange w:id="29" w:author="Istenič, Andreja" w:date="2025-02-12T05:27:00Z">
              <w:rPr/>
            </w:rPrChange>
          </w:rPr>
          <w:t>Educational Research, 85(2)</w:t>
        </w:r>
        <w:r>
          <w:t xml:space="preserve">, 249–274. </w:t>
        </w:r>
      </w:ins>
      <w:ins w:id="30" w:author="Istenič, Andreja" w:date="2025-02-12T05:27:00Z">
        <w:r w:rsidR="005873CE" w:rsidRPr="005873CE">
          <w:t>https://doi.org/10.3102/0034654314551064</w:t>
        </w:r>
      </w:ins>
    </w:p>
    <w:p w14:paraId="7CD88669" w14:textId="77777777" w:rsidR="00316951" w:rsidRPr="00316951" w:rsidRDefault="00316951" w:rsidP="00316951">
      <w:pPr>
        <w:pStyle w:val="Bibliography"/>
        <w:rPr>
          <w:rFonts w:ascii="Calibri" w:hAnsi="Calibri" w:cs="Calibri"/>
        </w:rPr>
      </w:pPr>
      <w:r w:rsidRPr="00316951">
        <w:rPr>
          <w:rFonts w:ascii="Calibri" w:hAnsi="Calibri" w:cs="Calibri"/>
        </w:rPr>
        <w:t xml:space="preserve">Davies, H. C., Eynon, R., &amp; Salveson, C. (2021). The Mobilisation of AI in Education: A Bourdieusean Field Analysis. </w:t>
      </w:r>
      <w:r w:rsidRPr="00316951">
        <w:rPr>
          <w:rFonts w:ascii="Calibri" w:hAnsi="Calibri" w:cs="Calibri"/>
          <w:i/>
          <w:iCs/>
        </w:rPr>
        <w:t>Sociology</w:t>
      </w:r>
      <w:r w:rsidRPr="00316951">
        <w:rPr>
          <w:rFonts w:ascii="Calibri" w:hAnsi="Calibri" w:cs="Calibri"/>
        </w:rPr>
        <w:t xml:space="preserve">, </w:t>
      </w:r>
      <w:r w:rsidRPr="00316951">
        <w:rPr>
          <w:rFonts w:ascii="Calibri" w:hAnsi="Calibri" w:cs="Calibri"/>
          <w:i/>
          <w:iCs/>
        </w:rPr>
        <w:t>55</w:t>
      </w:r>
      <w:r w:rsidRPr="00316951">
        <w:rPr>
          <w:rFonts w:ascii="Calibri" w:hAnsi="Calibri" w:cs="Calibri"/>
        </w:rPr>
        <w:t>(3), 539–560. https://doi.org/10.1177/0038038520967888</w:t>
      </w:r>
    </w:p>
    <w:p w14:paraId="19A961F5" w14:textId="77777777" w:rsidR="00316951" w:rsidRPr="00316951" w:rsidRDefault="00316951" w:rsidP="00316951">
      <w:pPr>
        <w:pStyle w:val="Bibliography"/>
        <w:rPr>
          <w:rFonts w:ascii="Calibri" w:hAnsi="Calibri" w:cs="Calibri"/>
        </w:rPr>
      </w:pPr>
      <w:r w:rsidRPr="00316951">
        <w:rPr>
          <w:rFonts w:ascii="Calibri" w:hAnsi="Calibri" w:cs="Calibri"/>
        </w:rPr>
        <w:t xml:space="preserve">Delgado‐Quirós, L., Aguillo, I. F., Martín‐Martín, A., López‐Cózar, E. D., Orduña‐Malea, E., &amp; Ortega, J. L. (2024). Why are these publications missing? Uncovering the reasons behind the exclusion of documents in free‐access scholarly databases. </w:t>
      </w:r>
      <w:r w:rsidRPr="00316951">
        <w:rPr>
          <w:rFonts w:ascii="Calibri" w:hAnsi="Calibri" w:cs="Calibri"/>
          <w:i/>
          <w:iCs/>
        </w:rPr>
        <w:t>Journal of the Association for Information Science and Technology</w:t>
      </w:r>
      <w:r w:rsidRPr="00316951">
        <w:rPr>
          <w:rFonts w:ascii="Calibri" w:hAnsi="Calibri" w:cs="Calibri"/>
        </w:rPr>
        <w:t xml:space="preserve">, </w:t>
      </w:r>
      <w:r w:rsidRPr="00316951">
        <w:rPr>
          <w:rFonts w:ascii="Calibri" w:hAnsi="Calibri" w:cs="Calibri"/>
          <w:i/>
          <w:iCs/>
        </w:rPr>
        <w:t>75</w:t>
      </w:r>
      <w:r w:rsidRPr="00316951">
        <w:rPr>
          <w:rFonts w:ascii="Calibri" w:hAnsi="Calibri" w:cs="Calibri"/>
        </w:rPr>
        <w:t>(1), 43–58. https://doi.org/10.1002/asi.24839</w:t>
      </w:r>
    </w:p>
    <w:p w14:paraId="121FB891" w14:textId="2D84EBB8" w:rsidR="00316951" w:rsidRDefault="00316951" w:rsidP="00316951">
      <w:pPr>
        <w:pStyle w:val="Bibliography"/>
        <w:rPr>
          <w:ins w:id="31" w:author="Istenič, Andreja" w:date="2025-02-12T05:11:00Z"/>
          <w:rFonts w:ascii="Calibri" w:hAnsi="Calibri" w:cs="Calibri"/>
        </w:rPr>
      </w:pPr>
      <w:r w:rsidRPr="00316951">
        <w:rPr>
          <w:rFonts w:ascii="Calibri" w:hAnsi="Calibri" w:cs="Calibri"/>
        </w:rPr>
        <w:lastRenderedPageBreak/>
        <w:t xml:space="preserve">Donthu, N., Kumar, S., Mukherjee, D., Pandey, N., &amp; Lim, W. M. (2021). How to conduct a bibliometric analysis: An overview and guidelines. </w:t>
      </w:r>
      <w:r w:rsidRPr="00316951">
        <w:rPr>
          <w:rFonts w:ascii="Calibri" w:hAnsi="Calibri" w:cs="Calibri"/>
          <w:i/>
          <w:iCs/>
        </w:rPr>
        <w:t>Journal of Business Research</w:t>
      </w:r>
      <w:r w:rsidRPr="00316951">
        <w:rPr>
          <w:rFonts w:ascii="Calibri" w:hAnsi="Calibri" w:cs="Calibri"/>
        </w:rPr>
        <w:t xml:space="preserve">, </w:t>
      </w:r>
      <w:r w:rsidRPr="00316951">
        <w:rPr>
          <w:rFonts w:ascii="Calibri" w:hAnsi="Calibri" w:cs="Calibri"/>
          <w:i/>
          <w:iCs/>
        </w:rPr>
        <w:t>133</w:t>
      </w:r>
      <w:r w:rsidRPr="00316951">
        <w:rPr>
          <w:rFonts w:ascii="Calibri" w:hAnsi="Calibri" w:cs="Calibri"/>
        </w:rPr>
        <w:t>, 285–296. https://doi.org/10.1016/j.jbusres.2021.04.070</w:t>
      </w:r>
    </w:p>
    <w:p w14:paraId="5F53BC52" w14:textId="5C25A172" w:rsidR="00494E5E" w:rsidRPr="00494E5E" w:rsidRDefault="00494E5E">
      <w:pPr>
        <w:rPr>
          <w:rPrChange w:id="32" w:author="Istenič, Andreja" w:date="2025-02-12T05:11:00Z">
            <w:rPr>
              <w:rFonts w:ascii="Calibri" w:hAnsi="Calibri" w:cs="Calibri"/>
            </w:rPr>
          </w:rPrChange>
        </w:rPr>
        <w:pPrChange w:id="33" w:author="Istenič, Andreja" w:date="2025-02-12T05:11:00Z">
          <w:pPr>
            <w:pStyle w:val="Bibliography"/>
          </w:pPr>
        </w:pPrChange>
      </w:pPr>
      <w:ins w:id="34" w:author="Istenič, Andreja" w:date="2025-02-12T05:11:00Z">
        <w:r>
          <w:t>Eather, N., Mavilidi,M. F.,  Sharp, H. &amp; Parkes, R. (2022)</w:t>
        </w:r>
      </w:ins>
      <w:ins w:id="35" w:author="Istenič, Andreja" w:date="2025-02-12T05:12:00Z">
        <w:r>
          <w:t xml:space="preserve">. </w:t>
        </w:r>
      </w:ins>
      <w:ins w:id="36" w:author="Istenič, Andreja" w:date="2025-02-12T05:11:00Z">
        <w:r>
          <w:t>Programmes targeting student retention/success and satisfaction/experience in higher</w:t>
        </w:r>
      </w:ins>
      <w:ins w:id="37" w:author="Istenič, Andreja" w:date="2025-02-12T05:12:00Z">
        <w:r>
          <w:t xml:space="preserve"> </w:t>
        </w:r>
      </w:ins>
      <w:ins w:id="38" w:author="Istenič, Andreja" w:date="2025-02-12T05:11:00Z">
        <w:r>
          <w:t xml:space="preserve">education: A systematic review, </w:t>
        </w:r>
        <w:r w:rsidRPr="00494E5E">
          <w:rPr>
            <w:i/>
            <w:rPrChange w:id="39" w:author="Istenič, Andreja" w:date="2025-02-12T05:12:00Z">
              <w:rPr/>
            </w:rPrChange>
          </w:rPr>
          <w:t>Journal of Higher Education Policy and Management, 44</w:t>
        </w:r>
      </w:ins>
      <w:ins w:id="40" w:author="Istenič, Andreja" w:date="2025-02-12T05:12:00Z">
        <w:r w:rsidRPr="00494E5E">
          <w:rPr>
            <w:i/>
            <w:rPrChange w:id="41" w:author="Istenič, Andreja" w:date="2025-02-12T05:12:00Z">
              <w:rPr/>
            </w:rPrChange>
          </w:rPr>
          <w:t>(</w:t>
        </w:r>
      </w:ins>
      <w:ins w:id="42" w:author="Istenič, Andreja" w:date="2025-02-12T05:11:00Z">
        <w:r w:rsidRPr="00494E5E">
          <w:rPr>
            <w:i/>
            <w:rPrChange w:id="43" w:author="Istenič, Andreja" w:date="2025-02-12T05:12:00Z">
              <w:rPr/>
            </w:rPrChange>
          </w:rPr>
          <w:t>3</w:t>
        </w:r>
      </w:ins>
      <w:ins w:id="44" w:author="Istenič, Andreja" w:date="2025-02-12T05:12:00Z">
        <w:r w:rsidRPr="00494E5E">
          <w:rPr>
            <w:i/>
            <w:rPrChange w:id="45" w:author="Istenič, Andreja" w:date="2025-02-12T05:12:00Z">
              <w:rPr/>
            </w:rPrChange>
          </w:rPr>
          <w:t>)</w:t>
        </w:r>
      </w:ins>
      <w:ins w:id="46" w:author="Istenič, Andreja" w:date="2025-02-12T05:11:00Z">
        <w:r>
          <w:t>,</w:t>
        </w:r>
      </w:ins>
      <w:ins w:id="47" w:author="Istenič, Andreja" w:date="2025-02-12T05:12:00Z">
        <w:r>
          <w:t xml:space="preserve"> </w:t>
        </w:r>
      </w:ins>
      <w:ins w:id="48" w:author="Istenič, Andreja" w:date="2025-02-12T05:11:00Z">
        <w:r w:rsidR="005873CE">
          <w:t>223</w:t>
        </w:r>
      </w:ins>
      <w:ins w:id="49" w:author="Istenič, Andreja" w:date="2025-02-12T05:28:00Z">
        <w:r w:rsidR="005873CE" w:rsidRPr="00316951">
          <w:rPr>
            <w:rFonts w:ascii="Calibri" w:hAnsi="Calibri" w:cs="Calibri"/>
          </w:rPr>
          <w:t>–</w:t>
        </w:r>
      </w:ins>
      <w:ins w:id="50" w:author="Istenič, Andreja" w:date="2025-02-12T05:11:00Z">
        <w:r>
          <w:t>239,</w:t>
        </w:r>
      </w:ins>
      <w:ins w:id="51" w:author="Istenič, Andreja" w:date="2025-02-12T05:12:00Z">
        <w:r>
          <w:t xml:space="preserve">  </w:t>
        </w:r>
      </w:ins>
      <w:ins w:id="52" w:author="Istenič, Andreja" w:date="2025-02-12T05:28:00Z">
        <w:r w:rsidR="005873CE" w:rsidRPr="005873CE">
          <w:t>https://doi.org/10.1080/1360080X.2021.2021600</w:t>
        </w:r>
      </w:ins>
    </w:p>
    <w:p w14:paraId="65F84DDE" w14:textId="77777777" w:rsidR="00316951" w:rsidRPr="00316951" w:rsidRDefault="00316951" w:rsidP="00316951">
      <w:pPr>
        <w:pStyle w:val="Bibliography"/>
        <w:rPr>
          <w:rFonts w:ascii="Calibri" w:hAnsi="Calibri" w:cs="Calibri"/>
        </w:rPr>
      </w:pPr>
      <w:r w:rsidRPr="00316951">
        <w:rPr>
          <w:rFonts w:ascii="Calibri" w:hAnsi="Calibri" w:cs="Calibri"/>
        </w:rPr>
        <w:t xml:space="preserve">Edgerton, E., &amp; McKechnie, J. (2023). The relationship between student’s perceptions of their school environment and academic achievement. </w:t>
      </w:r>
      <w:r w:rsidRPr="00316951">
        <w:rPr>
          <w:rFonts w:ascii="Calibri" w:hAnsi="Calibri" w:cs="Calibri"/>
          <w:i/>
          <w:iCs/>
        </w:rPr>
        <w:t>Frontiers in Psychology</w:t>
      </w:r>
      <w:r w:rsidRPr="00316951">
        <w:rPr>
          <w:rFonts w:ascii="Calibri" w:hAnsi="Calibri" w:cs="Calibri"/>
        </w:rPr>
        <w:t xml:space="preserve">, </w:t>
      </w:r>
      <w:r w:rsidRPr="00316951">
        <w:rPr>
          <w:rFonts w:ascii="Calibri" w:hAnsi="Calibri" w:cs="Calibri"/>
          <w:i/>
          <w:iCs/>
        </w:rPr>
        <w:t>13</w:t>
      </w:r>
      <w:r w:rsidRPr="00316951">
        <w:rPr>
          <w:rFonts w:ascii="Calibri" w:hAnsi="Calibri" w:cs="Calibri"/>
        </w:rPr>
        <w:t>, 959259. https://doi.org/10.3389/fpsyg.2022.959259</w:t>
      </w:r>
    </w:p>
    <w:p w14:paraId="01D02A86" w14:textId="77777777" w:rsidR="00316951" w:rsidRPr="00316951" w:rsidRDefault="00316951" w:rsidP="00316951">
      <w:pPr>
        <w:pStyle w:val="Bibliography"/>
        <w:rPr>
          <w:rFonts w:ascii="Calibri" w:hAnsi="Calibri" w:cs="Calibri"/>
        </w:rPr>
      </w:pPr>
      <w:r w:rsidRPr="00316951">
        <w:rPr>
          <w:rFonts w:ascii="Calibri" w:hAnsi="Calibri" w:cs="Calibri"/>
        </w:rPr>
        <w:t xml:space="preserve">Fahd, K., Venkatraman, S., Miah, S. J., &amp; Ahmed, K. (2022). Application of machine learning in higher education to assess student academic performance, at-risk, and attrition: A meta-analysis of literature. </w:t>
      </w:r>
      <w:r w:rsidRPr="00316951">
        <w:rPr>
          <w:rFonts w:ascii="Calibri" w:hAnsi="Calibri" w:cs="Calibri"/>
          <w:i/>
          <w:iCs/>
        </w:rPr>
        <w:t>Education and Information Technologies</w:t>
      </w:r>
      <w:r w:rsidRPr="00316951">
        <w:rPr>
          <w:rFonts w:ascii="Calibri" w:hAnsi="Calibri" w:cs="Calibri"/>
        </w:rPr>
        <w:t xml:space="preserve">, </w:t>
      </w:r>
      <w:r w:rsidRPr="00316951">
        <w:rPr>
          <w:rFonts w:ascii="Calibri" w:hAnsi="Calibri" w:cs="Calibri"/>
          <w:i/>
          <w:iCs/>
        </w:rPr>
        <w:t>27</w:t>
      </w:r>
      <w:r w:rsidRPr="00316951">
        <w:rPr>
          <w:rFonts w:ascii="Calibri" w:hAnsi="Calibri" w:cs="Calibri"/>
        </w:rPr>
        <w:t>(3), 3743–3775. https://doi.org/10.1007/s10639-021-10741-7</w:t>
      </w:r>
    </w:p>
    <w:p w14:paraId="29FC073C" w14:textId="77777777" w:rsidR="00316951" w:rsidRPr="00316951" w:rsidRDefault="00316951" w:rsidP="00316951">
      <w:pPr>
        <w:pStyle w:val="Bibliography"/>
        <w:rPr>
          <w:rFonts w:ascii="Calibri" w:hAnsi="Calibri" w:cs="Calibri"/>
        </w:rPr>
      </w:pPr>
      <w:r w:rsidRPr="00316951">
        <w:rPr>
          <w:rFonts w:ascii="Calibri" w:hAnsi="Calibri" w:cs="Calibri"/>
        </w:rPr>
        <w:t xml:space="preserve">Gouseti, A., James, F., Fallin, L., &amp; Burden, K. (2024). The ethics of using AI in K-12 education: A systematic literature review. </w:t>
      </w:r>
      <w:r w:rsidRPr="00316951">
        <w:rPr>
          <w:rFonts w:ascii="Calibri" w:hAnsi="Calibri" w:cs="Calibri"/>
          <w:i/>
          <w:iCs/>
        </w:rPr>
        <w:t>Technology, Pedagogy and Education</w:t>
      </w:r>
      <w:r w:rsidRPr="00316951">
        <w:rPr>
          <w:rFonts w:ascii="Calibri" w:hAnsi="Calibri" w:cs="Calibri"/>
        </w:rPr>
        <w:t>, 1–22. https://doi.org/10.1080/1475939X.2024.2428601</w:t>
      </w:r>
    </w:p>
    <w:p w14:paraId="44AE5740" w14:textId="77777777" w:rsidR="00316951" w:rsidRPr="00316951" w:rsidRDefault="00316951" w:rsidP="00316951">
      <w:pPr>
        <w:pStyle w:val="Bibliography"/>
        <w:rPr>
          <w:rFonts w:ascii="Calibri" w:hAnsi="Calibri" w:cs="Calibri"/>
        </w:rPr>
      </w:pPr>
      <w:r w:rsidRPr="00316951">
        <w:rPr>
          <w:rFonts w:ascii="Calibri" w:hAnsi="Calibri" w:cs="Calibri"/>
        </w:rPr>
        <w:t xml:space="preserve">Guanin-Fajardo, J. H., Guaña-Moya, J., &amp; Casillas, J. (2024). Predicting Academic Success of College Students Using Machine Learning Techniques. </w:t>
      </w:r>
      <w:r w:rsidRPr="00316951">
        <w:rPr>
          <w:rFonts w:ascii="Calibri" w:hAnsi="Calibri" w:cs="Calibri"/>
          <w:i/>
          <w:iCs/>
        </w:rPr>
        <w:t>Data</w:t>
      </w:r>
      <w:r w:rsidRPr="00316951">
        <w:rPr>
          <w:rFonts w:ascii="Calibri" w:hAnsi="Calibri" w:cs="Calibri"/>
        </w:rPr>
        <w:t xml:space="preserve">, </w:t>
      </w:r>
      <w:r w:rsidRPr="00316951">
        <w:rPr>
          <w:rFonts w:ascii="Calibri" w:hAnsi="Calibri" w:cs="Calibri"/>
          <w:i/>
          <w:iCs/>
        </w:rPr>
        <w:t>9</w:t>
      </w:r>
      <w:r w:rsidRPr="00316951">
        <w:rPr>
          <w:rFonts w:ascii="Calibri" w:hAnsi="Calibri" w:cs="Calibri"/>
        </w:rPr>
        <w:t>(4), 60. https://doi.org/10.3390/data9040060</w:t>
      </w:r>
    </w:p>
    <w:p w14:paraId="6F56038B" w14:textId="77777777" w:rsidR="00316951" w:rsidRPr="00316951" w:rsidRDefault="00316951" w:rsidP="00316951">
      <w:pPr>
        <w:pStyle w:val="Bibliography"/>
        <w:rPr>
          <w:rFonts w:ascii="Calibri" w:hAnsi="Calibri" w:cs="Calibri"/>
        </w:rPr>
      </w:pPr>
      <w:r w:rsidRPr="00316951">
        <w:rPr>
          <w:rFonts w:ascii="Calibri" w:hAnsi="Calibri" w:cs="Calibri"/>
        </w:rPr>
        <w:t xml:space="preserve">Hilbert, S., Coors, S., Kraus, E., Bischl, B., Lindl, A., Frei, M., Wild, J., Krauss, S., Goretzko, D., &amp; Stachl, C. (2021). Machine learning for the educational sciences. </w:t>
      </w:r>
      <w:r w:rsidRPr="00316951">
        <w:rPr>
          <w:rFonts w:ascii="Calibri" w:hAnsi="Calibri" w:cs="Calibri"/>
          <w:i/>
          <w:iCs/>
        </w:rPr>
        <w:t>Review of Education</w:t>
      </w:r>
      <w:r w:rsidRPr="00316951">
        <w:rPr>
          <w:rFonts w:ascii="Calibri" w:hAnsi="Calibri" w:cs="Calibri"/>
        </w:rPr>
        <w:t xml:space="preserve">, </w:t>
      </w:r>
      <w:r w:rsidRPr="00316951">
        <w:rPr>
          <w:rFonts w:ascii="Calibri" w:hAnsi="Calibri" w:cs="Calibri"/>
          <w:i/>
          <w:iCs/>
        </w:rPr>
        <w:t>9</w:t>
      </w:r>
      <w:r w:rsidRPr="00316951">
        <w:rPr>
          <w:rFonts w:ascii="Calibri" w:hAnsi="Calibri" w:cs="Calibri"/>
        </w:rPr>
        <w:t>(3), Article 3. https://doi.org/10.1002/rev3.3310</w:t>
      </w:r>
    </w:p>
    <w:p w14:paraId="51D2EEC5" w14:textId="77777777" w:rsidR="00316951" w:rsidRPr="00316951" w:rsidRDefault="00316951" w:rsidP="00316951">
      <w:pPr>
        <w:pStyle w:val="Bibliography"/>
        <w:rPr>
          <w:rFonts w:ascii="Calibri" w:hAnsi="Calibri" w:cs="Calibri"/>
        </w:rPr>
      </w:pPr>
      <w:r w:rsidRPr="00316951">
        <w:rPr>
          <w:rFonts w:ascii="Calibri" w:hAnsi="Calibri" w:cs="Calibri"/>
        </w:rPr>
        <w:t xml:space="preserve">Istenič Starčič, A. (2019). Human learning and learning analytics in the age of artificial intelligence. </w:t>
      </w:r>
      <w:r w:rsidRPr="00316951">
        <w:rPr>
          <w:rFonts w:ascii="Calibri" w:hAnsi="Calibri" w:cs="Calibri"/>
          <w:i/>
          <w:iCs/>
        </w:rPr>
        <w:t>British Journal of Educational Technology</w:t>
      </w:r>
      <w:r w:rsidRPr="00316951">
        <w:rPr>
          <w:rFonts w:ascii="Calibri" w:hAnsi="Calibri" w:cs="Calibri"/>
        </w:rPr>
        <w:t xml:space="preserve">, </w:t>
      </w:r>
      <w:r w:rsidRPr="00316951">
        <w:rPr>
          <w:rFonts w:ascii="Calibri" w:hAnsi="Calibri" w:cs="Calibri"/>
          <w:i/>
          <w:iCs/>
        </w:rPr>
        <w:t>50</w:t>
      </w:r>
      <w:r w:rsidRPr="00316951">
        <w:rPr>
          <w:rFonts w:ascii="Calibri" w:hAnsi="Calibri" w:cs="Calibri"/>
        </w:rPr>
        <w:t>(6), 2974–2976. https://doi.org/10.1111/bjet.12879</w:t>
      </w:r>
    </w:p>
    <w:p w14:paraId="241EDE66"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Jang, Y., Choi, S., Jung, H., &amp; Kim, H. (2022). Practical early prediction of students’ performance using machine learning and eXplainable AI. </w:t>
      </w:r>
      <w:r w:rsidRPr="00316951">
        <w:rPr>
          <w:rFonts w:ascii="Calibri" w:hAnsi="Calibri" w:cs="Calibri"/>
          <w:i/>
          <w:iCs/>
        </w:rPr>
        <w:t>Education and Information Technologies</w:t>
      </w:r>
      <w:r w:rsidRPr="00316951">
        <w:rPr>
          <w:rFonts w:ascii="Calibri" w:hAnsi="Calibri" w:cs="Calibri"/>
        </w:rPr>
        <w:t xml:space="preserve">, </w:t>
      </w:r>
      <w:r w:rsidRPr="00316951">
        <w:rPr>
          <w:rFonts w:ascii="Calibri" w:hAnsi="Calibri" w:cs="Calibri"/>
          <w:i/>
          <w:iCs/>
        </w:rPr>
        <w:t>27</w:t>
      </w:r>
      <w:r w:rsidRPr="00316951">
        <w:rPr>
          <w:rFonts w:ascii="Calibri" w:hAnsi="Calibri" w:cs="Calibri"/>
        </w:rPr>
        <w:t>(9), 12855–12889. https://doi.org/10.1007/s10639-022-11120-6</w:t>
      </w:r>
    </w:p>
    <w:p w14:paraId="4F46B8EF" w14:textId="0A4CEE72" w:rsidR="00316951" w:rsidRDefault="00316951" w:rsidP="00316951">
      <w:pPr>
        <w:pStyle w:val="Bibliography"/>
        <w:rPr>
          <w:ins w:id="53" w:author="Istenič, Andreja" w:date="2025-02-12T05:06:00Z"/>
          <w:rFonts w:ascii="Calibri" w:hAnsi="Calibri" w:cs="Calibri"/>
        </w:rPr>
      </w:pPr>
      <w:r w:rsidRPr="00316951">
        <w:rPr>
          <w:rFonts w:ascii="Calibri" w:hAnsi="Calibri" w:cs="Calibri"/>
        </w:rPr>
        <w:t xml:space="preserve">Jin, X. (2023). Predicting academic success: Machine learning analysis of student, parental, and school efforts. </w:t>
      </w:r>
      <w:r w:rsidRPr="00316951">
        <w:rPr>
          <w:rFonts w:ascii="Calibri" w:hAnsi="Calibri" w:cs="Calibri"/>
          <w:i/>
          <w:iCs/>
        </w:rPr>
        <w:t>Asia Pacific Education Review</w:t>
      </w:r>
      <w:r w:rsidRPr="00316951">
        <w:rPr>
          <w:rFonts w:ascii="Calibri" w:hAnsi="Calibri" w:cs="Calibri"/>
        </w:rPr>
        <w:t>. https://doi.org/10.1007/s12564-023-09915-4</w:t>
      </w:r>
    </w:p>
    <w:p w14:paraId="44644329" w14:textId="3839D4CE" w:rsidR="00567D6B" w:rsidRPr="00567D6B" w:rsidRDefault="00567D6B">
      <w:pPr>
        <w:rPr>
          <w:rPrChange w:id="54" w:author="Istenič, Andreja" w:date="2025-02-12T05:06:00Z">
            <w:rPr>
              <w:rFonts w:ascii="Calibri" w:hAnsi="Calibri" w:cs="Calibri"/>
            </w:rPr>
          </w:rPrChange>
        </w:rPr>
        <w:pPrChange w:id="55" w:author="Istenič, Andreja" w:date="2025-02-12T05:06:00Z">
          <w:pPr>
            <w:pStyle w:val="Bibliography"/>
          </w:pPr>
        </w:pPrChange>
      </w:pPr>
      <w:ins w:id="56" w:author="Istenič, Andreja" w:date="2025-02-12T05:06:00Z">
        <w:r>
          <w:t xml:space="preserve">Jovanović, J., Saqr, M., Joksimović, S., &amp; Gašević, G. (2021). </w:t>
        </w:r>
      </w:ins>
      <w:ins w:id="57" w:author="Istenič, Andreja" w:date="2025-02-12T05:07:00Z">
        <w:r>
          <w:t xml:space="preserve">Students matter the most in learning analytics: The effects of internal and instructional conditions in predicting academic success. </w:t>
        </w:r>
        <w:r w:rsidRPr="00567D6B">
          <w:rPr>
            <w:i/>
            <w:rPrChange w:id="58" w:author="Istenič, Andreja" w:date="2025-02-12T05:07:00Z">
              <w:rPr/>
            </w:rPrChange>
          </w:rPr>
          <w:t>Computers and Education, 172</w:t>
        </w:r>
      </w:ins>
      <w:ins w:id="59" w:author="Istenič, Andreja" w:date="2025-02-12T05:09:00Z">
        <w:r w:rsidR="006675BC">
          <w:rPr>
            <w:i/>
          </w:rPr>
          <w:t>,</w:t>
        </w:r>
        <w:r w:rsidR="00262FBE" w:rsidRPr="00E07B1C">
          <w:rPr>
            <w:rPrChange w:id="60" w:author="Istenič, Andreja" w:date="2025-02-12T05:13:00Z">
              <w:rPr>
                <w:i/>
              </w:rPr>
            </w:rPrChange>
          </w:rPr>
          <w:t xml:space="preserve"> </w:t>
        </w:r>
        <w:r w:rsidR="006675BC" w:rsidRPr="00E07B1C">
          <w:rPr>
            <w:rPrChange w:id="61" w:author="Istenič, Andreja" w:date="2025-02-12T05:13:00Z">
              <w:rPr>
                <w:i/>
              </w:rPr>
            </w:rPrChange>
          </w:rPr>
          <w:t>104251</w:t>
        </w:r>
      </w:ins>
      <w:ins w:id="62" w:author="Istenič, Andreja" w:date="2025-02-12T05:30:00Z">
        <w:r w:rsidR="00BE4990">
          <w:t xml:space="preserve">, </w:t>
        </w:r>
        <w:r w:rsidR="00BE4990" w:rsidRPr="00BE4990">
          <w:t>https://doi.org/10.1016/j.compedu.2021.104251</w:t>
        </w:r>
      </w:ins>
    </w:p>
    <w:p w14:paraId="67318668" w14:textId="77777777" w:rsidR="00316951" w:rsidRPr="00316951" w:rsidRDefault="00316951" w:rsidP="00316951">
      <w:pPr>
        <w:pStyle w:val="Bibliography"/>
        <w:rPr>
          <w:rFonts w:ascii="Calibri" w:hAnsi="Calibri" w:cs="Calibri"/>
        </w:rPr>
      </w:pPr>
      <w:r w:rsidRPr="00316951">
        <w:rPr>
          <w:rFonts w:ascii="Calibri" w:hAnsi="Calibri" w:cs="Calibri"/>
        </w:rPr>
        <w:t xml:space="preserve">Kassaw, C., &amp; Demareva, V. (2023). Determinants of academic achievement among higher education student found in low resource setting, A systematic review. </w:t>
      </w:r>
      <w:r w:rsidRPr="00316951">
        <w:rPr>
          <w:rFonts w:ascii="Calibri" w:hAnsi="Calibri" w:cs="Calibri"/>
          <w:i/>
          <w:iCs/>
        </w:rPr>
        <w:t>PLOS ONE</w:t>
      </w:r>
      <w:r w:rsidRPr="00316951">
        <w:rPr>
          <w:rFonts w:ascii="Calibri" w:hAnsi="Calibri" w:cs="Calibri"/>
        </w:rPr>
        <w:t xml:space="preserve">, </w:t>
      </w:r>
      <w:r w:rsidRPr="00316951">
        <w:rPr>
          <w:rFonts w:ascii="Calibri" w:hAnsi="Calibri" w:cs="Calibri"/>
          <w:i/>
          <w:iCs/>
        </w:rPr>
        <w:t>18</w:t>
      </w:r>
      <w:r w:rsidRPr="00316951">
        <w:rPr>
          <w:rFonts w:ascii="Calibri" w:hAnsi="Calibri" w:cs="Calibri"/>
        </w:rPr>
        <w:t>(11), e0294585. https://doi.org/10.1371/journal.pone.0294585</w:t>
      </w:r>
    </w:p>
    <w:p w14:paraId="71FE3EF6" w14:textId="77777777" w:rsidR="00316951" w:rsidRPr="00316951" w:rsidRDefault="00316951" w:rsidP="00316951">
      <w:pPr>
        <w:pStyle w:val="Bibliography"/>
        <w:rPr>
          <w:rFonts w:ascii="Calibri" w:hAnsi="Calibri" w:cs="Calibri"/>
        </w:rPr>
      </w:pPr>
      <w:r w:rsidRPr="00316951">
        <w:rPr>
          <w:rFonts w:ascii="Calibri" w:hAnsi="Calibri" w:cs="Calibri"/>
        </w:rPr>
        <w:t xml:space="preserve">Kim, K., &amp; Kwon, K. (2024). A systematic review of the evaluation in K-12 artificial intelligence education from 2013 to 2022. </w:t>
      </w:r>
      <w:r w:rsidRPr="00316951">
        <w:rPr>
          <w:rFonts w:ascii="Calibri" w:hAnsi="Calibri" w:cs="Calibri"/>
          <w:i/>
          <w:iCs/>
        </w:rPr>
        <w:t>Interactive Learning Environments</w:t>
      </w:r>
      <w:r w:rsidRPr="00316951">
        <w:rPr>
          <w:rFonts w:ascii="Calibri" w:hAnsi="Calibri" w:cs="Calibri"/>
        </w:rPr>
        <w:t>, 1–29. https://doi.org/10.1080/10494820.2024.2335499</w:t>
      </w:r>
    </w:p>
    <w:p w14:paraId="41C254E2" w14:textId="77777777" w:rsidR="00316951" w:rsidRPr="00316951" w:rsidRDefault="00316951" w:rsidP="00316951">
      <w:pPr>
        <w:pStyle w:val="Bibliography"/>
        <w:rPr>
          <w:rFonts w:ascii="Calibri" w:hAnsi="Calibri" w:cs="Calibri"/>
        </w:rPr>
      </w:pPr>
      <w:r w:rsidRPr="00316951">
        <w:rPr>
          <w:rFonts w:ascii="Calibri" w:hAnsi="Calibri" w:cs="Calibri"/>
        </w:rPr>
        <w:t xml:space="preserve">Liang, G., Jiang, C., Ping, Q., &amp; Jiang, X. (2023). Academic performance prediction associated with synchronous online interactive learning behaviors based on the machine learning approach. </w:t>
      </w:r>
      <w:r w:rsidRPr="00316951">
        <w:rPr>
          <w:rFonts w:ascii="Calibri" w:hAnsi="Calibri" w:cs="Calibri"/>
          <w:i/>
          <w:iCs/>
        </w:rPr>
        <w:t>Interactive Learning Environments</w:t>
      </w:r>
      <w:r w:rsidRPr="00316951">
        <w:rPr>
          <w:rFonts w:ascii="Calibri" w:hAnsi="Calibri" w:cs="Calibri"/>
        </w:rPr>
        <w:t>, 1–16. https://doi.org/10.1080/10494820.2023.2167836</w:t>
      </w:r>
    </w:p>
    <w:p w14:paraId="573F4322" w14:textId="77777777" w:rsidR="00316951" w:rsidRPr="00316951" w:rsidRDefault="00316951" w:rsidP="00316951">
      <w:pPr>
        <w:pStyle w:val="Bibliography"/>
        <w:rPr>
          <w:rFonts w:ascii="Calibri" w:hAnsi="Calibri" w:cs="Calibri"/>
        </w:rPr>
      </w:pPr>
      <w:r w:rsidRPr="00316951">
        <w:rPr>
          <w:rFonts w:ascii="Calibri" w:hAnsi="Calibri" w:cs="Calibri"/>
        </w:rPr>
        <w:t xml:space="preserve">Lim, W. M., &amp; Kumar, S. (2024). Guidelines for interpreting the results of bibliometric analysis: A sensemaking approach. </w:t>
      </w:r>
      <w:r w:rsidRPr="00316951">
        <w:rPr>
          <w:rFonts w:ascii="Calibri" w:hAnsi="Calibri" w:cs="Calibri"/>
          <w:i/>
          <w:iCs/>
        </w:rPr>
        <w:t>Global Business and Organizational Excellence</w:t>
      </w:r>
      <w:r w:rsidRPr="00316951">
        <w:rPr>
          <w:rFonts w:ascii="Calibri" w:hAnsi="Calibri" w:cs="Calibri"/>
        </w:rPr>
        <w:t xml:space="preserve">, </w:t>
      </w:r>
      <w:r w:rsidRPr="00316951">
        <w:rPr>
          <w:rFonts w:ascii="Calibri" w:hAnsi="Calibri" w:cs="Calibri"/>
          <w:i/>
          <w:iCs/>
        </w:rPr>
        <w:t>43</w:t>
      </w:r>
      <w:r w:rsidRPr="00316951">
        <w:rPr>
          <w:rFonts w:ascii="Calibri" w:hAnsi="Calibri" w:cs="Calibri"/>
        </w:rPr>
        <w:t>(2), 17–26. https://doi.org/10.1002/joe.22229</w:t>
      </w:r>
    </w:p>
    <w:p w14:paraId="30FF51CF" w14:textId="77777777" w:rsidR="00316951" w:rsidRPr="00316951" w:rsidRDefault="00316951" w:rsidP="00316951">
      <w:pPr>
        <w:pStyle w:val="Bibliography"/>
        <w:rPr>
          <w:rFonts w:ascii="Calibri" w:hAnsi="Calibri" w:cs="Calibri"/>
        </w:rPr>
      </w:pPr>
      <w:r w:rsidRPr="00316951">
        <w:rPr>
          <w:rFonts w:ascii="Calibri" w:hAnsi="Calibri" w:cs="Calibri"/>
        </w:rPr>
        <w:t xml:space="preserve">Lynam, S., Cachia, M., &amp; Stock, R. (2024). An evaluation of the factors that influence academic success as defined by engaged students. </w:t>
      </w:r>
      <w:r w:rsidRPr="00316951">
        <w:rPr>
          <w:rFonts w:ascii="Calibri" w:hAnsi="Calibri" w:cs="Calibri"/>
          <w:i/>
          <w:iCs/>
        </w:rPr>
        <w:t>Educational Review</w:t>
      </w:r>
      <w:r w:rsidRPr="00316951">
        <w:rPr>
          <w:rFonts w:ascii="Calibri" w:hAnsi="Calibri" w:cs="Calibri"/>
        </w:rPr>
        <w:t xml:space="preserve">, </w:t>
      </w:r>
      <w:r w:rsidRPr="00316951">
        <w:rPr>
          <w:rFonts w:ascii="Calibri" w:hAnsi="Calibri" w:cs="Calibri"/>
          <w:i/>
          <w:iCs/>
        </w:rPr>
        <w:t>76</w:t>
      </w:r>
      <w:r w:rsidRPr="00316951">
        <w:rPr>
          <w:rFonts w:ascii="Calibri" w:hAnsi="Calibri" w:cs="Calibri"/>
        </w:rPr>
        <w:t>(3), 586–604. https://doi.org/10.1080/00131911.2022.2052808</w:t>
      </w:r>
    </w:p>
    <w:p w14:paraId="4DF23F9A" w14:textId="77777777" w:rsidR="00316951" w:rsidRPr="00316951" w:rsidRDefault="00316951" w:rsidP="00316951">
      <w:pPr>
        <w:pStyle w:val="Bibliography"/>
        <w:rPr>
          <w:rFonts w:ascii="Calibri" w:hAnsi="Calibri" w:cs="Calibri"/>
        </w:rPr>
      </w:pPr>
      <w:r w:rsidRPr="00316951">
        <w:rPr>
          <w:rFonts w:ascii="Calibri" w:hAnsi="Calibri" w:cs="Calibri"/>
        </w:rPr>
        <w:t xml:space="preserve">Mongeon, P., &amp; Paul-Hus, A. (2016). The journal coverage of Web of Science and Scopus: A comparative analysis. </w:t>
      </w:r>
      <w:r w:rsidRPr="00316951">
        <w:rPr>
          <w:rFonts w:ascii="Calibri" w:hAnsi="Calibri" w:cs="Calibri"/>
          <w:i/>
          <w:iCs/>
        </w:rPr>
        <w:t>Scientometrics</w:t>
      </w:r>
      <w:r w:rsidRPr="00316951">
        <w:rPr>
          <w:rFonts w:ascii="Calibri" w:hAnsi="Calibri" w:cs="Calibri"/>
        </w:rPr>
        <w:t xml:space="preserve">, </w:t>
      </w:r>
      <w:r w:rsidRPr="00316951">
        <w:rPr>
          <w:rFonts w:ascii="Calibri" w:hAnsi="Calibri" w:cs="Calibri"/>
          <w:i/>
          <w:iCs/>
        </w:rPr>
        <w:t>106</w:t>
      </w:r>
      <w:r w:rsidRPr="00316951">
        <w:rPr>
          <w:rFonts w:ascii="Calibri" w:hAnsi="Calibri" w:cs="Calibri"/>
        </w:rPr>
        <w:t>(1), 213–228. https://doi.org/10.1007/s11192-015-1765-5</w:t>
      </w:r>
    </w:p>
    <w:p w14:paraId="617EC2C5"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Namoun, A., &amp; Alshanqiti, A. (2020). Predicting Student Performance Using Data Mining and Learning Analytics Techniques: A Systematic Literature Review. </w:t>
      </w:r>
      <w:r w:rsidRPr="00316951">
        <w:rPr>
          <w:rFonts w:ascii="Calibri" w:hAnsi="Calibri" w:cs="Calibri"/>
          <w:i/>
          <w:iCs/>
        </w:rPr>
        <w:t>Applied Sciences</w:t>
      </w:r>
      <w:r w:rsidRPr="00316951">
        <w:rPr>
          <w:rFonts w:ascii="Calibri" w:hAnsi="Calibri" w:cs="Calibri"/>
        </w:rPr>
        <w:t xml:space="preserve">, </w:t>
      </w:r>
      <w:r w:rsidRPr="00316951">
        <w:rPr>
          <w:rFonts w:ascii="Calibri" w:hAnsi="Calibri" w:cs="Calibri"/>
          <w:i/>
          <w:iCs/>
        </w:rPr>
        <w:t>11</w:t>
      </w:r>
      <w:r w:rsidRPr="00316951">
        <w:rPr>
          <w:rFonts w:ascii="Calibri" w:hAnsi="Calibri" w:cs="Calibri"/>
        </w:rPr>
        <w:t>(1), 237. https://doi.org/10.3390/app11010237</w:t>
      </w:r>
    </w:p>
    <w:p w14:paraId="5702F8E0" w14:textId="77777777" w:rsidR="00316951" w:rsidRPr="00316951" w:rsidRDefault="00316951" w:rsidP="00316951">
      <w:pPr>
        <w:pStyle w:val="Bibliography"/>
        <w:rPr>
          <w:rFonts w:ascii="Calibri" w:hAnsi="Calibri" w:cs="Calibri"/>
        </w:rPr>
      </w:pPr>
      <w:r w:rsidRPr="00316951">
        <w:rPr>
          <w:rFonts w:ascii="Calibri" w:hAnsi="Calibri" w:cs="Calibri"/>
        </w:rPr>
        <w:t xml:space="preserve">Nti, I. K., Umar Bawah, F., Quarcoo, J. A., &amp; Kalos, F. (2022). A Bibliometric Analysis of Soft Computing Technology Applications Trends and Characterisation in Educational Research: Africa. </w:t>
      </w:r>
      <w:r w:rsidRPr="00316951">
        <w:rPr>
          <w:rFonts w:ascii="Calibri" w:hAnsi="Calibri" w:cs="Calibri"/>
          <w:i/>
          <w:iCs/>
        </w:rPr>
        <w:t>Africa Education Review</w:t>
      </w:r>
      <w:r w:rsidRPr="00316951">
        <w:rPr>
          <w:rFonts w:ascii="Calibri" w:hAnsi="Calibri" w:cs="Calibri"/>
        </w:rPr>
        <w:t xml:space="preserve">, </w:t>
      </w:r>
      <w:r w:rsidRPr="00316951">
        <w:rPr>
          <w:rFonts w:ascii="Calibri" w:hAnsi="Calibri" w:cs="Calibri"/>
          <w:i/>
          <w:iCs/>
        </w:rPr>
        <w:t>19</w:t>
      </w:r>
      <w:r w:rsidRPr="00316951">
        <w:rPr>
          <w:rFonts w:ascii="Calibri" w:hAnsi="Calibri" w:cs="Calibri"/>
        </w:rPr>
        <w:t>(3), 55–77. https://doi.org/10.1080/18146627.2023.2284744</w:t>
      </w:r>
    </w:p>
    <w:p w14:paraId="28128623" w14:textId="77777777" w:rsidR="00316951" w:rsidRPr="00316951" w:rsidRDefault="00316951" w:rsidP="00316951">
      <w:pPr>
        <w:pStyle w:val="Bibliography"/>
        <w:rPr>
          <w:rFonts w:ascii="Calibri" w:hAnsi="Calibri" w:cs="Calibri"/>
        </w:rPr>
      </w:pPr>
      <w:r w:rsidRPr="00316951">
        <w:rPr>
          <w:rFonts w:ascii="Calibri" w:hAnsi="Calibri" w:cs="Calibri"/>
        </w:rPr>
        <w:t xml:space="preserve">Pektaş, Ş. T. (2023). A Systematic Analysis of Machine Learning Studies in Education. </w:t>
      </w:r>
      <w:r w:rsidRPr="00316951">
        <w:rPr>
          <w:rFonts w:ascii="Calibri" w:hAnsi="Calibri" w:cs="Calibri"/>
          <w:i/>
          <w:iCs/>
        </w:rPr>
        <w:t>The 15th International Conference on Education Technology and Computers</w:t>
      </w:r>
      <w:r w:rsidRPr="00316951">
        <w:rPr>
          <w:rFonts w:ascii="Calibri" w:hAnsi="Calibri" w:cs="Calibri"/>
        </w:rPr>
        <w:t>, 451–455. https://doi.org/10.1145/3629296.3629368</w:t>
      </w:r>
    </w:p>
    <w:p w14:paraId="69B0C19B" w14:textId="77777777" w:rsidR="00316951" w:rsidRPr="00316951" w:rsidRDefault="00316951" w:rsidP="00316951">
      <w:pPr>
        <w:pStyle w:val="Bibliography"/>
        <w:rPr>
          <w:rFonts w:ascii="Calibri" w:hAnsi="Calibri" w:cs="Calibri"/>
        </w:rPr>
      </w:pPr>
      <w:r w:rsidRPr="00316951">
        <w:rPr>
          <w:rFonts w:ascii="Calibri" w:hAnsi="Calibri" w:cs="Calibri"/>
        </w:rPr>
        <w:t xml:space="preserve">Pelima, L. R., Sukmana, Y., &amp; Rosmansyah, Y. (2024). Predicting University Student Graduation Using Academic Performance and Machine Learning: A Systematic Literature Review. </w:t>
      </w:r>
      <w:r w:rsidRPr="00316951">
        <w:rPr>
          <w:rFonts w:ascii="Calibri" w:hAnsi="Calibri" w:cs="Calibri"/>
          <w:i/>
          <w:iCs/>
        </w:rPr>
        <w:t>IEEE Access</w:t>
      </w:r>
      <w:r w:rsidRPr="00316951">
        <w:rPr>
          <w:rFonts w:ascii="Calibri" w:hAnsi="Calibri" w:cs="Calibri"/>
        </w:rPr>
        <w:t xml:space="preserve">, </w:t>
      </w:r>
      <w:r w:rsidRPr="00316951">
        <w:rPr>
          <w:rFonts w:ascii="Calibri" w:hAnsi="Calibri" w:cs="Calibri"/>
          <w:i/>
          <w:iCs/>
        </w:rPr>
        <w:t>12</w:t>
      </w:r>
      <w:r w:rsidRPr="00316951">
        <w:rPr>
          <w:rFonts w:ascii="Calibri" w:hAnsi="Calibri" w:cs="Calibri"/>
        </w:rPr>
        <w:t>, 23451–23465. https://doi.org/10.1109/ACCESS.2024.3361479</w:t>
      </w:r>
    </w:p>
    <w:p w14:paraId="3D004FCB" w14:textId="77777777" w:rsidR="00316951" w:rsidRPr="00316951" w:rsidRDefault="00316951" w:rsidP="00316951">
      <w:pPr>
        <w:pStyle w:val="Bibliography"/>
        <w:rPr>
          <w:rFonts w:ascii="Calibri" w:hAnsi="Calibri" w:cs="Calibri"/>
        </w:rPr>
      </w:pPr>
      <w:r w:rsidRPr="00316951">
        <w:rPr>
          <w:rFonts w:ascii="Calibri" w:hAnsi="Calibri" w:cs="Calibri"/>
        </w:rPr>
        <w:t xml:space="preserve">Pradana, M., Elisa, H. P., &amp; Syarifuddin, S. (2023). Discussing ChatGPT in education: A literature review and bibliometric analysis. </w:t>
      </w:r>
      <w:r w:rsidRPr="00316951">
        <w:rPr>
          <w:rFonts w:ascii="Calibri" w:hAnsi="Calibri" w:cs="Calibri"/>
          <w:i/>
          <w:iCs/>
        </w:rPr>
        <w:t>Cogent Education</w:t>
      </w:r>
      <w:r w:rsidRPr="00316951">
        <w:rPr>
          <w:rFonts w:ascii="Calibri" w:hAnsi="Calibri" w:cs="Calibri"/>
        </w:rPr>
        <w:t xml:space="preserve">, </w:t>
      </w:r>
      <w:r w:rsidRPr="00316951">
        <w:rPr>
          <w:rFonts w:ascii="Calibri" w:hAnsi="Calibri" w:cs="Calibri"/>
          <w:i/>
          <w:iCs/>
        </w:rPr>
        <w:t>10</w:t>
      </w:r>
      <w:r w:rsidRPr="00316951">
        <w:rPr>
          <w:rFonts w:ascii="Calibri" w:hAnsi="Calibri" w:cs="Calibri"/>
        </w:rPr>
        <w:t>(2), 2243134. https://doi.org/10.1080/2331186X.2023.2243134</w:t>
      </w:r>
    </w:p>
    <w:p w14:paraId="5001FB95" w14:textId="77777777" w:rsidR="00316951" w:rsidRPr="00316951" w:rsidRDefault="00316951" w:rsidP="00316951">
      <w:pPr>
        <w:pStyle w:val="Bibliography"/>
        <w:rPr>
          <w:rFonts w:ascii="Calibri" w:hAnsi="Calibri" w:cs="Calibri"/>
        </w:rPr>
      </w:pPr>
      <w:r w:rsidRPr="00316951">
        <w:rPr>
          <w:rFonts w:ascii="Calibri" w:hAnsi="Calibri" w:cs="Calibri"/>
        </w:rPr>
        <w:t xml:space="preserve">PRISMA-P Group, Moher, D., Shamseer, L., Clarke, M., Ghersi, D., Liberati, A., Petticrew, M., Shekelle, P., &amp; Stewart, L. A. (2015). Preferred reporting items for systematic review and meta-analysis protocols (PRISMA-P) 2015 statement. </w:t>
      </w:r>
      <w:r w:rsidRPr="00316951">
        <w:rPr>
          <w:rFonts w:ascii="Calibri" w:hAnsi="Calibri" w:cs="Calibri"/>
          <w:i/>
          <w:iCs/>
        </w:rPr>
        <w:t>Systematic Reviews</w:t>
      </w:r>
      <w:r w:rsidRPr="00316951">
        <w:rPr>
          <w:rFonts w:ascii="Calibri" w:hAnsi="Calibri" w:cs="Calibri"/>
        </w:rPr>
        <w:t xml:space="preserve">, </w:t>
      </w:r>
      <w:r w:rsidRPr="00316951">
        <w:rPr>
          <w:rFonts w:ascii="Calibri" w:hAnsi="Calibri" w:cs="Calibri"/>
          <w:i/>
          <w:iCs/>
        </w:rPr>
        <w:t>4</w:t>
      </w:r>
      <w:r w:rsidRPr="00316951">
        <w:rPr>
          <w:rFonts w:ascii="Calibri" w:hAnsi="Calibri" w:cs="Calibri"/>
        </w:rPr>
        <w:t>(1), 1. https://doi.org/10.1186/2046-4053-4-1</w:t>
      </w:r>
    </w:p>
    <w:p w14:paraId="771D5EFD" w14:textId="77777777" w:rsidR="00316951" w:rsidRPr="00316951" w:rsidRDefault="00316951" w:rsidP="00316951">
      <w:pPr>
        <w:pStyle w:val="Bibliography"/>
        <w:rPr>
          <w:rFonts w:ascii="Calibri" w:hAnsi="Calibri" w:cs="Calibri"/>
        </w:rPr>
      </w:pPr>
      <w:r w:rsidRPr="00316951">
        <w:rPr>
          <w:rFonts w:ascii="Calibri" w:hAnsi="Calibri" w:cs="Calibri"/>
        </w:rPr>
        <w:t xml:space="preserve">Rahul, &amp; Katarya, R. (2023). A Systematic Review on Predicting the Performance of Students in Higher Education in Offline Mode Using Machine Learning Techniques. </w:t>
      </w:r>
      <w:r w:rsidRPr="00316951">
        <w:rPr>
          <w:rFonts w:ascii="Calibri" w:hAnsi="Calibri" w:cs="Calibri"/>
          <w:i/>
          <w:iCs/>
        </w:rPr>
        <w:t>Wireless Personal Communications</w:t>
      </w:r>
      <w:r w:rsidRPr="00316951">
        <w:rPr>
          <w:rFonts w:ascii="Calibri" w:hAnsi="Calibri" w:cs="Calibri"/>
        </w:rPr>
        <w:t xml:space="preserve">, </w:t>
      </w:r>
      <w:r w:rsidRPr="00316951">
        <w:rPr>
          <w:rFonts w:ascii="Calibri" w:hAnsi="Calibri" w:cs="Calibri"/>
          <w:i/>
          <w:iCs/>
        </w:rPr>
        <w:t>133</w:t>
      </w:r>
      <w:r w:rsidRPr="00316951">
        <w:rPr>
          <w:rFonts w:ascii="Calibri" w:hAnsi="Calibri" w:cs="Calibri"/>
        </w:rPr>
        <w:t>(3), 1643–1674. https://doi.org/10.1007/s11277-023-10838-x</w:t>
      </w:r>
    </w:p>
    <w:p w14:paraId="3CD20446" w14:textId="77777777" w:rsidR="00316951" w:rsidRPr="00316951" w:rsidRDefault="00316951" w:rsidP="00316951">
      <w:pPr>
        <w:pStyle w:val="Bibliography"/>
        <w:rPr>
          <w:rFonts w:ascii="Calibri" w:hAnsi="Calibri" w:cs="Calibri"/>
        </w:rPr>
      </w:pPr>
      <w:r w:rsidRPr="00316951">
        <w:rPr>
          <w:rFonts w:ascii="Calibri" w:hAnsi="Calibri" w:cs="Calibri"/>
        </w:rPr>
        <w:t xml:space="preserve">Schillereff, D., Clarke, L., Shuttleworth, E., &amp; Alderson, D. (2023). Evaluating success in a changing academic landscape. </w:t>
      </w:r>
      <w:r w:rsidRPr="00316951">
        <w:rPr>
          <w:rFonts w:ascii="Calibri" w:hAnsi="Calibri" w:cs="Calibri"/>
          <w:i/>
          <w:iCs/>
        </w:rPr>
        <w:t>Earth Surface Processes and Landforms</w:t>
      </w:r>
      <w:r w:rsidRPr="00316951">
        <w:rPr>
          <w:rFonts w:ascii="Calibri" w:hAnsi="Calibri" w:cs="Calibri"/>
        </w:rPr>
        <w:t xml:space="preserve">, </w:t>
      </w:r>
      <w:r w:rsidRPr="00316951">
        <w:rPr>
          <w:rFonts w:ascii="Calibri" w:hAnsi="Calibri" w:cs="Calibri"/>
          <w:i/>
          <w:iCs/>
        </w:rPr>
        <w:t>48</w:t>
      </w:r>
      <w:r w:rsidRPr="00316951">
        <w:rPr>
          <w:rFonts w:ascii="Calibri" w:hAnsi="Calibri" w:cs="Calibri"/>
        </w:rPr>
        <w:t>(12), 2387–2394. https://doi.org/10.1002/esp.5634</w:t>
      </w:r>
    </w:p>
    <w:p w14:paraId="5FFACEB7"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Sekeroglu, B., Abiyev, R., Ilhan, A., Arslan, M., &amp; Idoko, J. B. (2021). Systematic Literature Review on Machine Learning and Student Performance Prediction: Critical Gaps and Possible Remedies. </w:t>
      </w:r>
      <w:r w:rsidRPr="00316951">
        <w:rPr>
          <w:rFonts w:ascii="Calibri" w:hAnsi="Calibri" w:cs="Calibri"/>
          <w:i/>
          <w:iCs/>
        </w:rPr>
        <w:t>Applied Sciences</w:t>
      </w:r>
      <w:r w:rsidRPr="00316951">
        <w:rPr>
          <w:rFonts w:ascii="Calibri" w:hAnsi="Calibri" w:cs="Calibri"/>
        </w:rPr>
        <w:t xml:space="preserve">, </w:t>
      </w:r>
      <w:r w:rsidRPr="00316951">
        <w:rPr>
          <w:rFonts w:ascii="Calibri" w:hAnsi="Calibri" w:cs="Calibri"/>
          <w:i/>
          <w:iCs/>
        </w:rPr>
        <w:t>11</w:t>
      </w:r>
      <w:r w:rsidRPr="00316951">
        <w:rPr>
          <w:rFonts w:ascii="Calibri" w:hAnsi="Calibri" w:cs="Calibri"/>
        </w:rPr>
        <w:t>(22), 10907. https://doi.org/10.3390/app112210907</w:t>
      </w:r>
    </w:p>
    <w:p w14:paraId="33D921CA" w14:textId="77777777" w:rsidR="00316951" w:rsidRPr="00316951" w:rsidRDefault="00316951" w:rsidP="00316951">
      <w:pPr>
        <w:pStyle w:val="Bibliography"/>
        <w:rPr>
          <w:rFonts w:ascii="Calibri" w:hAnsi="Calibri" w:cs="Calibri"/>
        </w:rPr>
      </w:pPr>
      <w:r w:rsidRPr="00316951">
        <w:rPr>
          <w:rFonts w:ascii="Calibri" w:hAnsi="Calibri" w:cs="Calibri"/>
        </w:rPr>
        <w:t xml:space="preserve">Shafiq, D. A., Marjani, M., Habeeb, R. A. A., &amp; Asirvatham, D. (2022). Student Retention Using Educational Data Mining and Predictive Analytics: A Systematic Literature Review. </w:t>
      </w:r>
      <w:r w:rsidRPr="00316951">
        <w:rPr>
          <w:rFonts w:ascii="Calibri" w:hAnsi="Calibri" w:cs="Calibri"/>
          <w:i/>
          <w:iCs/>
        </w:rPr>
        <w:t>IEEE Access</w:t>
      </w:r>
      <w:r w:rsidRPr="00316951">
        <w:rPr>
          <w:rFonts w:ascii="Calibri" w:hAnsi="Calibri" w:cs="Calibri"/>
        </w:rPr>
        <w:t xml:space="preserve">, </w:t>
      </w:r>
      <w:r w:rsidRPr="00316951">
        <w:rPr>
          <w:rFonts w:ascii="Calibri" w:hAnsi="Calibri" w:cs="Calibri"/>
          <w:i/>
          <w:iCs/>
        </w:rPr>
        <w:t>10</w:t>
      </w:r>
      <w:r w:rsidRPr="00316951">
        <w:rPr>
          <w:rFonts w:ascii="Calibri" w:hAnsi="Calibri" w:cs="Calibri"/>
        </w:rPr>
        <w:t>, 72480–72503. https://doi.org/10.1109/ACCESS.2022.3188767</w:t>
      </w:r>
    </w:p>
    <w:p w14:paraId="2BF21E06" w14:textId="54EF9ECB" w:rsidR="00316951" w:rsidRDefault="00316951" w:rsidP="00316951">
      <w:pPr>
        <w:pStyle w:val="Bibliography"/>
        <w:rPr>
          <w:ins w:id="63" w:author="Istenič, Andreja" w:date="2025-02-12T05:35:00Z"/>
          <w:rFonts w:ascii="Calibri" w:hAnsi="Calibri" w:cs="Calibri"/>
        </w:rPr>
      </w:pPr>
      <w:r w:rsidRPr="00316951">
        <w:rPr>
          <w:rFonts w:ascii="Calibri" w:hAnsi="Calibri" w:cs="Calibri"/>
        </w:rPr>
        <w:t xml:space="preserve">Tan, B., Jin, H.-Y., &amp; Cutumisu, M. (2024). The applications of machine learning in computational thinking assessments: A scoping review. </w:t>
      </w:r>
      <w:r w:rsidRPr="00316951">
        <w:rPr>
          <w:rFonts w:ascii="Calibri" w:hAnsi="Calibri" w:cs="Calibri"/>
          <w:i/>
          <w:iCs/>
        </w:rPr>
        <w:t>Computer Science Education</w:t>
      </w:r>
      <w:r w:rsidRPr="00316951">
        <w:rPr>
          <w:rFonts w:ascii="Calibri" w:hAnsi="Calibri" w:cs="Calibri"/>
        </w:rPr>
        <w:t xml:space="preserve">, </w:t>
      </w:r>
      <w:r w:rsidRPr="00316951">
        <w:rPr>
          <w:rFonts w:ascii="Calibri" w:hAnsi="Calibri" w:cs="Calibri"/>
          <w:i/>
          <w:iCs/>
        </w:rPr>
        <w:t>34</w:t>
      </w:r>
      <w:r w:rsidRPr="00316951">
        <w:rPr>
          <w:rFonts w:ascii="Calibri" w:hAnsi="Calibri" w:cs="Calibri"/>
        </w:rPr>
        <w:t>(2), 193–221. https://doi.org/10.1080/08993408.2023.2245687</w:t>
      </w:r>
    </w:p>
    <w:p w14:paraId="07ABB93A" w14:textId="06BBCB2B" w:rsidR="00840B39" w:rsidRPr="00840B39" w:rsidRDefault="00840B39">
      <w:pPr>
        <w:rPr>
          <w:rPrChange w:id="64" w:author="Istenič, Andreja" w:date="2025-02-12T05:35:00Z">
            <w:rPr>
              <w:rFonts w:ascii="Calibri" w:hAnsi="Calibri" w:cs="Calibri"/>
            </w:rPr>
          </w:rPrChange>
        </w:rPr>
        <w:pPrChange w:id="65" w:author="Istenič, Andreja" w:date="2025-02-12T05:35:00Z">
          <w:pPr>
            <w:pStyle w:val="Bibliography"/>
          </w:pPr>
        </w:pPrChange>
      </w:pPr>
      <w:ins w:id="66" w:author="Istenič, Andreja" w:date="2025-02-12T05:35:00Z">
        <w:r>
          <w:t xml:space="preserve">Tinto, V. (1975). Dropout from higher education: A theoretical synthesis of recent research. Review of </w:t>
        </w:r>
        <w:r w:rsidRPr="00735660">
          <w:rPr>
            <w:i/>
            <w:rPrChange w:id="67" w:author="Istenič, Andreja" w:date="2025-02-12T05:35:00Z">
              <w:rPr/>
            </w:rPrChange>
          </w:rPr>
          <w:t>Educational Research, 45(1)</w:t>
        </w:r>
        <w:r>
          <w:t>, 89–125. doi:10.3102/00346543045001089</w:t>
        </w:r>
      </w:ins>
    </w:p>
    <w:p w14:paraId="02768547" w14:textId="77777777" w:rsidR="00316951" w:rsidRPr="00316951" w:rsidRDefault="00316951" w:rsidP="00316951">
      <w:pPr>
        <w:pStyle w:val="Bibliography"/>
        <w:rPr>
          <w:rFonts w:ascii="Calibri" w:hAnsi="Calibri" w:cs="Calibri"/>
        </w:rPr>
      </w:pPr>
      <w:r w:rsidRPr="00316951">
        <w:rPr>
          <w:rFonts w:ascii="Calibri" w:hAnsi="Calibri" w:cs="Calibri"/>
        </w:rPr>
        <w:t xml:space="preserve">Umer, R., Susnjak, T., Mathrani, A., &amp; Suriadi, L. (2023). Current stance on predictive analytics in higher education: Opportunities, challenges and future directions. </w:t>
      </w:r>
      <w:r w:rsidRPr="00316951">
        <w:rPr>
          <w:rFonts w:ascii="Calibri" w:hAnsi="Calibri" w:cs="Calibri"/>
          <w:i/>
          <w:iCs/>
        </w:rPr>
        <w:t>Interactive Learning Environments</w:t>
      </w:r>
      <w:r w:rsidRPr="00316951">
        <w:rPr>
          <w:rFonts w:ascii="Calibri" w:hAnsi="Calibri" w:cs="Calibri"/>
        </w:rPr>
        <w:t xml:space="preserve">, </w:t>
      </w:r>
      <w:r w:rsidRPr="00316951">
        <w:rPr>
          <w:rFonts w:ascii="Calibri" w:hAnsi="Calibri" w:cs="Calibri"/>
          <w:i/>
          <w:iCs/>
        </w:rPr>
        <w:t>31</w:t>
      </w:r>
      <w:r w:rsidRPr="00316951">
        <w:rPr>
          <w:rFonts w:ascii="Calibri" w:hAnsi="Calibri" w:cs="Calibri"/>
        </w:rPr>
        <w:t>(6), 3503–3528. https://doi.org/10.1080/10494820.2021.1933542</w:t>
      </w:r>
    </w:p>
    <w:p w14:paraId="17E3B802" w14:textId="77777777" w:rsidR="00316951" w:rsidRPr="00316951" w:rsidRDefault="00316951" w:rsidP="00316951">
      <w:pPr>
        <w:pStyle w:val="Bibliography"/>
        <w:rPr>
          <w:rFonts w:ascii="Calibri" w:hAnsi="Calibri" w:cs="Calibri"/>
        </w:rPr>
      </w:pPr>
      <w:r w:rsidRPr="00316951">
        <w:rPr>
          <w:rFonts w:ascii="Calibri" w:hAnsi="Calibri" w:cs="Calibri"/>
          <w:i/>
          <w:iCs/>
        </w:rPr>
        <w:t>Web of Science Core Collection: Finding the average number of citations per article in a journal</w:t>
      </w:r>
      <w:r w:rsidRPr="00316951">
        <w:rPr>
          <w:rFonts w:ascii="Calibri" w:hAnsi="Calibri" w:cs="Calibri"/>
        </w:rPr>
        <w:t>. (2022). Clarivate. https://support.clarivate.com/ScientificandAcademicResearch/s/article/Web-of-Science-Core-Collection-Finding-the-average-number-of-citations-per-article-in-a-journal?language=en_US</w:t>
      </w:r>
    </w:p>
    <w:p w14:paraId="1616D596" w14:textId="77777777" w:rsidR="00316951" w:rsidRPr="00316951" w:rsidRDefault="00316951" w:rsidP="00316951">
      <w:pPr>
        <w:pStyle w:val="Bibliography"/>
        <w:rPr>
          <w:rFonts w:ascii="Calibri" w:hAnsi="Calibri" w:cs="Calibri"/>
        </w:rPr>
      </w:pPr>
      <w:r w:rsidRPr="00316951">
        <w:rPr>
          <w:rFonts w:ascii="Calibri" w:hAnsi="Calibri" w:cs="Calibri"/>
        </w:rPr>
        <w:t xml:space="preserve">York, T. T., Gibson, C., &amp; Rankin, S. (2015). Defining and Measuring Academic Success. </w:t>
      </w:r>
      <w:r w:rsidRPr="00316951">
        <w:rPr>
          <w:rFonts w:ascii="Calibri" w:hAnsi="Calibri" w:cs="Calibri"/>
          <w:i/>
          <w:iCs/>
        </w:rPr>
        <w:t>Practical Assessment, Research, and Evaluation</w:t>
      </w:r>
      <w:r w:rsidRPr="00316951">
        <w:rPr>
          <w:rFonts w:ascii="Calibri" w:hAnsi="Calibri" w:cs="Calibri"/>
        </w:rPr>
        <w:t xml:space="preserve">, </w:t>
      </w:r>
      <w:r w:rsidRPr="00316951">
        <w:rPr>
          <w:rFonts w:ascii="Calibri" w:hAnsi="Calibri" w:cs="Calibri"/>
          <w:i/>
          <w:iCs/>
        </w:rPr>
        <w:t>20</w:t>
      </w:r>
      <w:r w:rsidRPr="00316951">
        <w:rPr>
          <w:rFonts w:ascii="Calibri" w:hAnsi="Calibri" w:cs="Calibri"/>
        </w:rPr>
        <w:t>(1), 5. https://doi.org/10.7275/HZ5X-TX03</w:t>
      </w:r>
    </w:p>
    <w:p w14:paraId="050C9019" w14:textId="77777777" w:rsidR="00316951" w:rsidRPr="00316951" w:rsidRDefault="00316951" w:rsidP="00316951">
      <w:pPr>
        <w:pStyle w:val="Bibliography"/>
        <w:rPr>
          <w:rFonts w:ascii="Calibri" w:hAnsi="Calibri" w:cs="Calibri"/>
        </w:rPr>
      </w:pPr>
      <w:r w:rsidRPr="00316951">
        <w:rPr>
          <w:rFonts w:ascii="Calibri" w:hAnsi="Calibri" w:cs="Calibri"/>
        </w:rPr>
        <w:t xml:space="preserve">Zhao, L., Chen, K., Song, J., Zhu, X., Sun, J., Caulfield, B., &amp; Namee, B. M. (2021). Academic Performance Prediction Based on Multisource, Multifeature Behavioral Data. </w:t>
      </w:r>
      <w:r w:rsidRPr="00316951">
        <w:rPr>
          <w:rFonts w:ascii="Calibri" w:hAnsi="Calibri" w:cs="Calibri"/>
          <w:i/>
          <w:iCs/>
        </w:rPr>
        <w:t>IEEE Access</w:t>
      </w:r>
      <w:r w:rsidRPr="00316951">
        <w:rPr>
          <w:rFonts w:ascii="Calibri" w:hAnsi="Calibri" w:cs="Calibri"/>
        </w:rPr>
        <w:t xml:space="preserve">, </w:t>
      </w:r>
      <w:r w:rsidRPr="00316951">
        <w:rPr>
          <w:rFonts w:ascii="Calibri" w:hAnsi="Calibri" w:cs="Calibri"/>
          <w:i/>
          <w:iCs/>
        </w:rPr>
        <w:t>9</w:t>
      </w:r>
      <w:r w:rsidRPr="00316951">
        <w:rPr>
          <w:rFonts w:ascii="Calibri" w:hAnsi="Calibri" w:cs="Calibri"/>
        </w:rPr>
        <w:t>, 5453–5465. https://doi.org/10.1109/ACCESS.2020.3002791</w:t>
      </w:r>
    </w:p>
    <w:p w14:paraId="4E00AFD3" w14:textId="77777777" w:rsidR="00316951" w:rsidRPr="00316951" w:rsidRDefault="00316951" w:rsidP="00316951">
      <w:pPr>
        <w:pStyle w:val="Bibliography"/>
        <w:rPr>
          <w:rFonts w:ascii="Calibri" w:hAnsi="Calibri" w:cs="Calibri"/>
        </w:rPr>
      </w:pPr>
      <w:r w:rsidRPr="00316951">
        <w:rPr>
          <w:rFonts w:ascii="Calibri" w:hAnsi="Calibri" w:cs="Calibri"/>
        </w:rPr>
        <w:t xml:space="preserve">Zhao, L., Shen, C., Liu, M., Zhang, J., Cheng, L., Li, Y., Yuan, L., Zhang, J., &amp; Tian, J. (2023). Comparison of Reporting and Transparency in Published Protocols and Publications in Umbrella Reviews: Scoping Review. </w:t>
      </w:r>
      <w:r w:rsidRPr="00316951">
        <w:rPr>
          <w:rFonts w:ascii="Calibri" w:hAnsi="Calibri" w:cs="Calibri"/>
          <w:i/>
          <w:iCs/>
        </w:rPr>
        <w:t>Journal of Medical Internet Research</w:t>
      </w:r>
      <w:r w:rsidRPr="00316951">
        <w:rPr>
          <w:rFonts w:ascii="Calibri" w:hAnsi="Calibri" w:cs="Calibri"/>
        </w:rPr>
        <w:t xml:space="preserve">, </w:t>
      </w:r>
      <w:r w:rsidRPr="00316951">
        <w:rPr>
          <w:rFonts w:ascii="Calibri" w:hAnsi="Calibri" w:cs="Calibri"/>
          <w:i/>
          <w:iCs/>
        </w:rPr>
        <w:t>25</w:t>
      </w:r>
      <w:r w:rsidRPr="00316951">
        <w:rPr>
          <w:rFonts w:ascii="Calibri" w:hAnsi="Calibri" w:cs="Calibri"/>
        </w:rPr>
        <w:t>, e43299. https://doi.org/10.2196/43299</w:t>
      </w:r>
    </w:p>
    <w:p w14:paraId="0B32D477" w14:textId="6BFC6AE7" w:rsidR="00D120D4" w:rsidRPr="00D120D4" w:rsidRDefault="00403594" w:rsidP="00821A6A">
      <w:pPr>
        <w:pStyle w:val="Heading2"/>
        <w:numPr>
          <w:ilvl w:val="0"/>
          <w:numId w:val="11"/>
        </w:numPr>
        <w:rPr>
          <w:lang w:val="en-US"/>
        </w:rPr>
      </w:pPr>
      <w:r>
        <w:rPr>
          <w:lang w:val="en-US"/>
        </w:rPr>
        <w:lastRenderedPageBreak/>
        <w:fldChar w:fldCharType="end"/>
      </w:r>
      <w:r w:rsidR="00821A6A">
        <w:rPr>
          <w:lang w:val="en-US"/>
        </w:rPr>
        <w:t>Appendix</w:t>
      </w:r>
    </w:p>
    <w:sectPr w:rsidR="00D120D4" w:rsidRPr="00D120D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tenič, Andreja" w:date="2025-02-12T05:37:00Z" w:initials="IA">
    <w:p w14:paraId="70B032EF" w14:textId="71BD14F1" w:rsidR="00EB2DCB" w:rsidRDefault="00EB2DCB">
      <w:pPr>
        <w:pStyle w:val="CommentText"/>
        <w:rPr>
          <w:rFonts w:ascii="Calibri" w:hAnsi="Calibri" w:cs="Calibri"/>
          <w:kern w:val="0"/>
        </w:rPr>
      </w:pPr>
      <w:r>
        <w:rPr>
          <w:rStyle w:val="CommentReference"/>
        </w:rPr>
        <w:annotationRef/>
      </w:r>
      <w:r>
        <w:t xml:space="preserve">Ni jasno na začetku stavka citirate York na koncu pa </w:t>
      </w:r>
      <w:r w:rsidRPr="00585C14">
        <w:rPr>
          <w:rFonts w:ascii="Calibri" w:hAnsi="Calibri" w:cs="Calibri"/>
          <w:kern w:val="0"/>
        </w:rPr>
        <w:t>Alyahyan &amp; Düştegör</w:t>
      </w:r>
      <w:r>
        <w:rPr>
          <w:rFonts w:ascii="Calibri" w:hAnsi="Calibri" w:cs="Calibri"/>
          <w:kern w:val="0"/>
        </w:rPr>
        <w:t>?</w:t>
      </w:r>
    </w:p>
    <w:p w14:paraId="7DD94D5F" w14:textId="77777777" w:rsidR="00EB2DCB" w:rsidRDefault="00EB2DCB">
      <w:pPr>
        <w:pStyle w:val="CommentText"/>
      </w:pPr>
    </w:p>
  </w:comment>
  <w:comment w:id="4" w:author="Istenič, Andreja" w:date="2025-02-12T05:38:00Z" w:initials="IA">
    <w:p w14:paraId="6CF470B2" w14:textId="7993E4A1" w:rsidR="00733CE0" w:rsidRDefault="00733CE0">
      <w:pPr>
        <w:pStyle w:val="CommentText"/>
      </w:pPr>
      <w:r>
        <w:rPr>
          <w:rStyle w:val="CommentReference"/>
        </w:rPr>
        <w:annotationRef/>
      </w:r>
      <w:r>
        <w:t>Prosim poglejte ta člaek in povzemite kratko</w:t>
      </w:r>
    </w:p>
  </w:comment>
  <w:comment w:id="6" w:author="Istenič, Andreja" w:date="2025-02-12T04:35:00Z" w:initials="IA">
    <w:p w14:paraId="33EBE903" w14:textId="64146F01" w:rsidR="00D36395" w:rsidRDefault="00D36395">
      <w:pPr>
        <w:pStyle w:val="CommentText"/>
      </w:pPr>
      <w:r>
        <w:rPr>
          <w:rStyle w:val="CommentReference"/>
        </w:rPr>
        <w:annotationRef/>
      </w:r>
      <w:r>
        <w:t>Kar brišemo shemo, naj bo le povzeto med besedilom.</w:t>
      </w:r>
    </w:p>
  </w:comment>
  <w:comment w:id="7" w:author="Istenič, Andreja" w:date="2025-02-05T06:07:00Z" w:initials="IA">
    <w:p w14:paraId="6A9E4407" w14:textId="5CB52F64" w:rsidR="001D7507" w:rsidRDefault="001D7507">
      <w:pPr>
        <w:pStyle w:val="CommentText"/>
      </w:pPr>
      <w:r>
        <w:rPr>
          <w:rStyle w:val="CommentReference"/>
        </w:rPr>
        <w:annotationRef/>
      </w:r>
      <w:r>
        <w:t xml:space="preserve">Definicije manjkajo </w:t>
      </w:r>
    </w:p>
    <w:p w14:paraId="2DE7F156" w14:textId="629397EB" w:rsidR="001D7507" w:rsidRDefault="001D7507">
      <w:pPr>
        <w:pStyle w:val="CommentText"/>
      </w:pPr>
      <w:r>
        <w:t>Predictive analytics in education: in the context of learning analytics …. Splošno (Primer Umer, 2023)</w:t>
      </w:r>
    </w:p>
    <w:p w14:paraId="53380AEE" w14:textId="43B74934" w:rsidR="001D7507" w:rsidRDefault="001D7507">
      <w:pPr>
        <w:pStyle w:val="CommentText"/>
      </w:pPr>
      <w:r>
        <w:t>Konkretno ML</w:t>
      </w:r>
    </w:p>
    <w:p w14:paraId="0EDCEE54" w14:textId="3B27380E" w:rsidR="001D7507" w:rsidRDefault="001D7507">
      <w:pPr>
        <w:pStyle w:val="CommentText"/>
      </w:pPr>
      <w:r>
        <w:t>Simmilarities and differences / categorising tools:</w:t>
      </w:r>
    </w:p>
    <w:p w14:paraId="40D9DA3A" w14:textId="04D429E6" w:rsidR="001D7507" w:rsidRDefault="001D7507">
      <w:pPr>
        <w:pStyle w:val="CommentText"/>
      </w:pPr>
      <w:r>
        <w:t>AI and techniques: ML, deep learning within predictive/learning analytics</w:t>
      </w:r>
    </w:p>
    <w:p w14:paraId="5CDB5482" w14:textId="7C34CB3F" w:rsidR="001D7507" w:rsidRDefault="001D7507">
      <w:pPr>
        <w:pStyle w:val="CommentText"/>
      </w:pPr>
      <w:r>
        <w:t>(Primer Shafiq et al., 2024)</w:t>
      </w:r>
    </w:p>
    <w:p w14:paraId="10663304" w14:textId="3BBFE610" w:rsidR="001D7507" w:rsidRDefault="001D7507">
      <w:pPr>
        <w:pStyle w:val="CommentText"/>
      </w:pPr>
    </w:p>
    <w:p w14:paraId="4BE9C3D6" w14:textId="5B71A0F8" w:rsidR="001D7507" w:rsidRDefault="001D7507">
      <w:pPr>
        <w:pStyle w:val="CommentText"/>
      </w:pPr>
      <w:r>
        <w:t xml:space="preserve">Vsaj naštete prediction techniques: </w:t>
      </w:r>
      <w:r w:rsidRPr="00754E2C">
        <w:t>Machine Learning (ML), Statistical A</w:t>
      </w:r>
      <w:r>
        <w:t>nalysis, and Deep Learning (DL)</w:t>
      </w:r>
    </w:p>
  </w:comment>
  <w:comment w:id="8" w:author="Bor Bregant" w:date="2025-02-06T15:44:00Z" w:initials="BB">
    <w:p w14:paraId="23CE90AD" w14:textId="77777777" w:rsidR="001D7507" w:rsidRDefault="001D7507" w:rsidP="00E84914">
      <w:pPr>
        <w:pStyle w:val="CommentText"/>
        <w:jc w:val="left"/>
      </w:pPr>
      <w:r>
        <w:rPr>
          <w:rStyle w:val="CommentReference"/>
        </w:rPr>
        <w:annotationRef/>
      </w:r>
      <w:r>
        <w:t>Dodano v rumenem.</w:t>
      </w:r>
    </w:p>
  </w:comment>
  <w:comment w:id="9" w:author="Istenič, Andreja" w:date="2025-02-05T10:45:00Z" w:initials="IA">
    <w:p w14:paraId="2CFE16B6" w14:textId="504A1C78" w:rsidR="001D7507" w:rsidRDefault="001D7507">
      <w:pPr>
        <w:pStyle w:val="CommentText"/>
      </w:pPr>
      <w:r>
        <w:rPr>
          <w:rStyle w:val="CommentReference"/>
        </w:rPr>
        <w:annotationRef/>
      </w:r>
      <w:r>
        <w:t>Od tu pa do konca tabele bi morda dali gor k indikatorjem pred obravnavo ML?</w:t>
      </w:r>
    </w:p>
  </w:comment>
  <w:comment w:id="10" w:author="Bor Bregant" w:date="2025-02-06T15:44:00Z" w:initials="BB">
    <w:p w14:paraId="629D9B35" w14:textId="77777777" w:rsidR="001D7507" w:rsidRDefault="001D7507" w:rsidP="00E84914">
      <w:pPr>
        <w:pStyle w:val="CommentText"/>
        <w:jc w:val="left"/>
      </w:pPr>
      <w:r>
        <w:rPr>
          <w:rStyle w:val="CommentReference"/>
        </w:rPr>
        <w:annotationRef/>
      </w:r>
      <w:r>
        <w:t>Se strinjam.</w:t>
      </w:r>
    </w:p>
  </w:comment>
  <w:comment w:id="11" w:author="Istenič, Andreja" w:date="2025-02-12T05:41:00Z" w:initials="IA">
    <w:p w14:paraId="1EC3BA49" w14:textId="3623B6D1" w:rsidR="00CB64B7" w:rsidRDefault="00CB64B7">
      <w:pPr>
        <w:pStyle w:val="CommentText"/>
      </w:pPr>
      <w:r>
        <w:rPr>
          <w:rStyle w:val="CommentReference"/>
        </w:rPr>
        <w:annotationRef/>
      </w:r>
      <w:r>
        <w:t>Brišemo shemo iz njihovega članka, dovolj, da je povzeto v besedilu.</w:t>
      </w:r>
    </w:p>
    <w:p w14:paraId="1329390F" w14:textId="4CE7DDFC" w:rsidR="00CB64B7" w:rsidRDefault="00CB64B7">
      <w:pPr>
        <w:pStyle w:val="CommentText"/>
      </w:pPr>
      <w:r>
        <w:t>V bistvu the faktorjev kansje ne uporabimo v analizah, je tako?</w:t>
      </w:r>
    </w:p>
  </w:comment>
  <w:comment w:id="12" w:author="Istenič, Andreja" w:date="2025-02-12T04:32:00Z" w:initials="IA">
    <w:p w14:paraId="5AF7C662" w14:textId="6B6578F1" w:rsidR="007935FD" w:rsidRDefault="007935FD">
      <w:pPr>
        <w:pStyle w:val="CommentText"/>
      </w:pPr>
      <w:r>
        <w:rPr>
          <w:rStyle w:val="CommentReference"/>
        </w:rPr>
        <w:annotationRef/>
      </w:r>
      <w:r w:rsidR="007F6B2C">
        <w:t>Table X</w:t>
      </w:r>
      <w:r>
        <w:t xml:space="preserve"> in Appendix</w:t>
      </w:r>
    </w:p>
  </w:comment>
  <w:comment w:id="13" w:author="Istenič, Andreja" w:date="2025-02-12T04:55:00Z" w:initials="IA">
    <w:p w14:paraId="57BEB0E9" w14:textId="4F0706AE" w:rsidR="00207C35" w:rsidRDefault="00207C35">
      <w:pPr>
        <w:pStyle w:val="CommentText"/>
      </w:pPr>
      <w:r>
        <w:rPr>
          <w:rStyle w:val="CommentReference"/>
        </w:rPr>
        <w:annotationRef/>
      </w:r>
      <w:r>
        <w:t>Do leta 2022 je naredil Pinto et al (2023)</w:t>
      </w:r>
    </w:p>
  </w:comment>
  <w:comment w:id="14" w:author="Bor Bregant" w:date="2025-02-12T15:40:00Z" w:initials="BB">
    <w:p w14:paraId="3185E303" w14:textId="77777777" w:rsidR="002F39D7" w:rsidRDefault="002F39D7" w:rsidP="002F39D7">
      <w:pPr>
        <w:pStyle w:val="CommentText"/>
        <w:jc w:val="left"/>
      </w:pPr>
      <w:r>
        <w:rPr>
          <w:rStyle w:val="CommentReference"/>
        </w:rPr>
        <w:annotationRef/>
      </w:r>
      <w:r>
        <w:t>Jaz ga ne najdem med našo literaturo?</w:t>
      </w:r>
    </w:p>
  </w:comment>
  <w:comment w:id="15" w:author="Bor Bregant" w:date="2025-02-01T17:12:00Z" w:initials="BB">
    <w:p w14:paraId="20AB6A0A" w14:textId="5D158BAA" w:rsidR="001D7507" w:rsidRDefault="001D7507" w:rsidP="00B15E50">
      <w:pPr>
        <w:pStyle w:val="CommentText"/>
        <w:jc w:val="left"/>
      </w:pPr>
      <w:r>
        <w:rPr>
          <w:rStyle w:val="CommentReference"/>
        </w:rPr>
        <w:annotationRef/>
      </w:r>
      <w:r>
        <w:t>Bom naredil tik pred objavo.</w:t>
      </w:r>
    </w:p>
  </w:comment>
  <w:comment w:id="16" w:author="Bor Bregant" w:date="2025-02-12T16:56:00Z" w:initials="BB">
    <w:p w14:paraId="02FA4085" w14:textId="77777777" w:rsidR="007831C5" w:rsidRDefault="007831C5" w:rsidP="007831C5">
      <w:pPr>
        <w:pStyle w:val="CommentText"/>
        <w:jc w:val="left"/>
      </w:pPr>
      <w:r>
        <w:rPr>
          <w:rStyle w:val="CommentReference"/>
        </w:rPr>
        <w:annotationRef/>
      </w:r>
      <w:r>
        <w:t>Damo raje kar v tabelo polne citate v Appendix 2?</w:t>
      </w:r>
    </w:p>
  </w:comment>
  <w:comment w:id="17" w:author="Bor Bregant" w:date="2025-02-01T18:28:00Z" w:initials="BB">
    <w:p w14:paraId="7A02FE37" w14:textId="65C89830" w:rsidR="001D7507" w:rsidRDefault="001D7507" w:rsidP="0065266E">
      <w:pPr>
        <w:pStyle w:val="CommentText"/>
        <w:jc w:val="left"/>
      </w:pPr>
      <w:r>
        <w:rPr>
          <w:rStyle w:val="CommentReference"/>
        </w:rPr>
        <w:annotationRef/>
      </w:r>
      <w:r>
        <w:t>Ni mi preveč všeč, da smo nekako Limitations zajeli že v rezultatih (in še enkrat v diskusiji) zaradi same narave tematike.</w:t>
      </w:r>
    </w:p>
  </w:comment>
  <w:comment w:id="18" w:author="Bor Bregant" w:date="2025-02-02T12:43:00Z" w:initials="BB">
    <w:p w14:paraId="3EBB1218" w14:textId="77777777" w:rsidR="001D7507" w:rsidRDefault="001D7507" w:rsidP="003A298D">
      <w:pPr>
        <w:pStyle w:val="CommentText"/>
        <w:jc w:val="left"/>
      </w:pPr>
      <w:r>
        <w:rPr>
          <w:rStyle w:val="CommentReference"/>
        </w:rPr>
        <w:annotationRef/>
      </w:r>
      <w:r>
        <w:t>To smo nekako zapisali v diskusiji, ponovimo ali vržemo stran?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DD94D5F" w15:done="0"/>
  <w15:commentEx w15:paraId="6CF470B2" w15:done="0"/>
  <w15:commentEx w15:paraId="33EBE903" w15:done="0"/>
  <w15:commentEx w15:paraId="4BE9C3D6" w15:done="0"/>
  <w15:commentEx w15:paraId="23CE90AD" w15:paraIdParent="4BE9C3D6" w15:done="0"/>
  <w15:commentEx w15:paraId="2CFE16B6" w15:done="0"/>
  <w15:commentEx w15:paraId="629D9B35" w15:paraIdParent="2CFE16B6" w15:done="0"/>
  <w15:commentEx w15:paraId="1329390F" w15:done="0"/>
  <w15:commentEx w15:paraId="5AF7C662" w15:done="0"/>
  <w15:commentEx w15:paraId="57BEB0E9" w15:done="0"/>
  <w15:commentEx w15:paraId="3185E303" w15:paraIdParent="57BEB0E9" w15:done="0"/>
  <w15:commentEx w15:paraId="20AB6A0A" w15:done="0"/>
  <w15:commentEx w15:paraId="02FA4085" w15:done="0"/>
  <w15:commentEx w15:paraId="7A02FE37" w15:done="0"/>
  <w15:commentEx w15:paraId="3EBB12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0DCF4C7" w16cex:dateUtc="2025-02-06T14:44:00Z"/>
  <w16cex:commentExtensible w16cex:durableId="44AA3915" w16cex:dateUtc="2025-02-06T14:44:00Z"/>
  <w16cex:commentExtensible w16cex:durableId="0DE142F0" w16cex:dateUtc="2025-02-12T14:40:00Z"/>
  <w16cex:commentExtensible w16cex:durableId="252067EA" w16cex:dateUtc="2025-02-01T16:12:00Z"/>
  <w16cex:commentExtensible w16cex:durableId="2CFB7A27" w16cex:dateUtc="2025-02-12T15:56:00Z"/>
  <w16cex:commentExtensible w16cex:durableId="67CA55CB" w16cex:dateUtc="2025-02-01T17:28:00Z"/>
  <w16cex:commentExtensible w16cex:durableId="18F8A0E7" w16cex:dateUtc="2025-02-02T1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DD94D5F" w16cid:durableId="7DD94D5F"/>
  <w16cid:commentId w16cid:paraId="6CF470B2" w16cid:durableId="6CF470B2"/>
  <w16cid:commentId w16cid:paraId="33EBE903" w16cid:durableId="33EBE903"/>
  <w16cid:commentId w16cid:paraId="4BE9C3D6" w16cid:durableId="4BE9C3D6"/>
  <w16cid:commentId w16cid:paraId="23CE90AD" w16cid:durableId="50DCF4C7"/>
  <w16cid:commentId w16cid:paraId="2CFE16B6" w16cid:durableId="2CFE16B6"/>
  <w16cid:commentId w16cid:paraId="629D9B35" w16cid:durableId="44AA3915"/>
  <w16cid:commentId w16cid:paraId="1329390F" w16cid:durableId="1329390F"/>
  <w16cid:commentId w16cid:paraId="5AF7C662" w16cid:durableId="5AF7C662"/>
  <w16cid:commentId w16cid:paraId="57BEB0E9" w16cid:durableId="57BEB0E9"/>
  <w16cid:commentId w16cid:paraId="3185E303" w16cid:durableId="0DE142F0"/>
  <w16cid:commentId w16cid:paraId="20AB6A0A" w16cid:durableId="252067EA"/>
  <w16cid:commentId w16cid:paraId="02FA4085" w16cid:durableId="2CFB7A27"/>
  <w16cid:commentId w16cid:paraId="7A02FE37" w16cid:durableId="67CA55CB"/>
  <w16cid:commentId w16cid:paraId="3EBB1218" w16cid:durableId="18F8A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96D05" w14:textId="77777777" w:rsidR="00346983" w:rsidRDefault="00346983" w:rsidP="00334A8F">
      <w:pPr>
        <w:spacing w:after="0" w:line="240" w:lineRule="auto"/>
      </w:pPr>
      <w:r>
        <w:separator/>
      </w:r>
    </w:p>
  </w:endnote>
  <w:endnote w:type="continuationSeparator" w:id="0">
    <w:p w14:paraId="2F344189" w14:textId="77777777" w:rsidR="00346983" w:rsidRDefault="00346983" w:rsidP="00334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3C495" w14:textId="77777777" w:rsidR="00346983" w:rsidRDefault="00346983" w:rsidP="00334A8F">
      <w:pPr>
        <w:spacing w:after="0" w:line="240" w:lineRule="auto"/>
      </w:pPr>
      <w:r>
        <w:separator/>
      </w:r>
    </w:p>
  </w:footnote>
  <w:footnote w:type="continuationSeparator" w:id="0">
    <w:p w14:paraId="3562ACD0" w14:textId="77777777" w:rsidR="00346983" w:rsidRDefault="00346983" w:rsidP="00334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67E0"/>
    <w:multiLevelType w:val="hybridMultilevel"/>
    <w:tmpl w:val="AF84D9E8"/>
    <w:lvl w:ilvl="0" w:tplc="C602E25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747385"/>
    <w:multiLevelType w:val="multilevel"/>
    <w:tmpl w:val="99328BE8"/>
    <w:lvl w:ilvl="0">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EB123E"/>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BD05A6"/>
    <w:multiLevelType w:val="multilevel"/>
    <w:tmpl w:val="DF94E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3710AD"/>
    <w:multiLevelType w:val="multilevel"/>
    <w:tmpl w:val="E2D8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4255"/>
    <w:multiLevelType w:val="hybridMultilevel"/>
    <w:tmpl w:val="BD7E25F2"/>
    <w:lvl w:ilvl="0" w:tplc="38323A2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A25DE5"/>
    <w:multiLevelType w:val="hybridMultilevel"/>
    <w:tmpl w:val="12FA56E8"/>
    <w:lvl w:ilvl="0" w:tplc="E2E87618">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0E39D7"/>
    <w:multiLevelType w:val="hybridMultilevel"/>
    <w:tmpl w:val="AB9C2E5C"/>
    <w:lvl w:ilvl="0" w:tplc="55B0D7AE">
      <w:start w:val="7"/>
      <w:numFmt w:val="bullet"/>
      <w:lvlText w:val="-"/>
      <w:lvlJc w:val="left"/>
      <w:pPr>
        <w:ind w:left="720" w:hanging="360"/>
      </w:pPr>
      <w:rPr>
        <w:rFonts w:ascii="Arial" w:eastAsiaTheme="minorHAnsi" w:hAnsi="Arial" w:cs="Arial" w:hint="default"/>
        <w:color w:val="2222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8A0AF7"/>
    <w:multiLevelType w:val="multilevel"/>
    <w:tmpl w:val="C95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B4C8A"/>
    <w:multiLevelType w:val="multilevel"/>
    <w:tmpl w:val="33F00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F66562"/>
    <w:multiLevelType w:val="hybridMultilevel"/>
    <w:tmpl w:val="64080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1C1376"/>
    <w:multiLevelType w:val="hybridMultilevel"/>
    <w:tmpl w:val="86363FA0"/>
    <w:lvl w:ilvl="0" w:tplc="2252FAE4">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E46230"/>
    <w:multiLevelType w:val="multilevel"/>
    <w:tmpl w:val="33CE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C06BD5"/>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B382CD9"/>
    <w:multiLevelType w:val="hybridMultilevel"/>
    <w:tmpl w:val="D0B681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71701708"/>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776D70A5"/>
    <w:multiLevelType w:val="hybridMultilevel"/>
    <w:tmpl w:val="A8F40A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29642418">
    <w:abstractNumId w:val="16"/>
  </w:num>
  <w:num w:numId="2" w16cid:durableId="1782257195">
    <w:abstractNumId w:val="10"/>
  </w:num>
  <w:num w:numId="3" w16cid:durableId="205332922">
    <w:abstractNumId w:val="11"/>
  </w:num>
  <w:num w:numId="4" w16cid:durableId="10960453">
    <w:abstractNumId w:val="17"/>
  </w:num>
  <w:num w:numId="5" w16cid:durableId="372117218">
    <w:abstractNumId w:val="8"/>
  </w:num>
  <w:num w:numId="6" w16cid:durableId="118692338">
    <w:abstractNumId w:val="1"/>
  </w:num>
  <w:num w:numId="7" w16cid:durableId="21125823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04718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8048989">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1"/>
        <w:lvlJc w:val="left"/>
        <w:pPr>
          <w:ind w:left="720" w:hanging="360"/>
        </w:pPr>
        <w:rPr>
          <w:rFonts w:hint="default"/>
        </w:rPr>
      </w:lvl>
    </w:lvlOverride>
    <w:lvlOverride w:ilvl="2">
      <w:lvl w:ilvl="2">
        <w:start w:val="1"/>
        <w:numFmt w:val="decimal"/>
        <w:lvlText w:val="%2.%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16cid:durableId="2099979457">
    <w:abstractNumId w:val="15"/>
  </w:num>
  <w:num w:numId="11" w16cid:durableId="1356494021">
    <w:abstractNumId w:val="2"/>
  </w:num>
  <w:num w:numId="12" w16cid:durableId="93132236">
    <w:abstractNumId w:val="14"/>
  </w:num>
  <w:num w:numId="13" w16cid:durableId="175313029">
    <w:abstractNumId w:val="12"/>
  </w:num>
  <w:num w:numId="14" w16cid:durableId="922762966">
    <w:abstractNumId w:val="7"/>
  </w:num>
  <w:num w:numId="15" w16cid:durableId="1050304587">
    <w:abstractNumId w:val="6"/>
  </w:num>
  <w:num w:numId="16" w16cid:durableId="783230687">
    <w:abstractNumId w:val="13"/>
  </w:num>
  <w:num w:numId="17" w16cid:durableId="451559964">
    <w:abstractNumId w:val="5"/>
  </w:num>
  <w:num w:numId="18" w16cid:durableId="67315015">
    <w:abstractNumId w:val="4"/>
  </w:num>
  <w:num w:numId="19" w16cid:durableId="2142533383">
    <w:abstractNumId w:val="9"/>
  </w:num>
  <w:num w:numId="20" w16cid:durableId="1654681956">
    <w:abstractNumId w:val="0"/>
  </w:num>
  <w:num w:numId="21" w16cid:durableId="15770833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tenič, Andreja">
    <w15:presenceInfo w15:providerId="AD" w15:userId="S-1-5-21-1550681124-3749761923-2898205142-3831"/>
  </w15:person>
  <w15:person w15:author="Bor Bregant">
    <w15:presenceInfo w15:providerId="AD" w15:userId="S::98233001@student.upr.si::cf581918-05a8-48a0-806c-5d9c5ec414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6"/>
    <w:rsid w:val="000030A4"/>
    <w:rsid w:val="00004190"/>
    <w:rsid w:val="00004C31"/>
    <w:rsid w:val="00005376"/>
    <w:rsid w:val="000108C1"/>
    <w:rsid w:val="0001252B"/>
    <w:rsid w:val="00012C5E"/>
    <w:rsid w:val="00014924"/>
    <w:rsid w:val="00016313"/>
    <w:rsid w:val="00017A43"/>
    <w:rsid w:val="00021A1D"/>
    <w:rsid w:val="0002468E"/>
    <w:rsid w:val="00025C41"/>
    <w:rsid w:val="0003111F"/>
    <w:rsid w:val="0003159E"/>
    <w:rsid w:val="000339D2"/>
    <w:rsid w:val="0003429D"/>
    <w:rsid w:val="000348BB"/>
    <w:rsid w:val="0003543E"/>
    <w:rsid w:val="00037337"/>
    <w:rsid w:val="00040D1B"/>
    <w:rsid w:val="00041E88"/>
    <w:rsid w:val="00042846"/>
    <w:rsid w:val="00045B79"/>
    <w:rsid w:val="00045F15"/>
    <w:rsid w:val="0004641A"/>
    <w:rsid w:val="00046752"/>
    <w:rsid w:val="00047A25"/>
    <w:rsid w:val="0005040E"/>
    <w:rsid w:val="000506A8"/>
    <w:rsid w:val="00050A24"/>
    <w:rsid w:val="00055824"/>
    <w:rsid w:val="00055CE5"/>
    <w:rsid w:val="00060795"/>
    <w:rsid w:val="000622EA"/>
    <w:rsid w:val="0006482E"/>
    <w:rsid w:val="00065762"/>
    <w:rsid w:val="00065B06"/>
    <w:rsid w:val="00070494"/>
    <w:rsid w:val="00074BB8"/>
    <w:rsid w:val="00077640"/>
    <w:rsid w:val="0008000E"/>
    <w:rsid w:val="0008195D"/>
    <w:rsid w:val="00082811"/>
    <w:rsid w:val="0008396B"/>
    <w:rsid w:val="00083FAF"/>
    <w:rsid w:val="00085879"/>
    <w:rsid w:val="00085A16"/>
    <w:rsid w:val="0008792E"/>
    <w:rsid w:val="0009238C"/>
    <w:rsid w:val="0009257C"/>
    <w:rsid w:val="00094CE8"/>
    <w:rsid w:val="00096075"/>
    <w:rsid w:val="00096082"/>
    <w:rsid w:val="00096CBF"/>
    <w:rsid w:val="00097DD5"/>
    <w:rsid w:val="000A0A40"/>
    <w:rsid w:val="000A2024"/>
    <w:rsid w:val="000A5567"/>
    <w:rsid w:val="000A6906"/>
    <w:rsid w:val="000A6A4E"/>
    <w:rsid w:val="000B20A6"/>
    <w:rsid w:val="000B2FD0"/>
    <w:rsid w:val="000B6ED2"/>
    <w:rsid w:val="000B7B7C"/>
    <w:rsid w:val="000C0624"/>
    <w:rsid w:val="000C0ACA"/>
    <w:rsid w:val="000C10A4"/>
    <w:rsid w:val="000C2B1A"/>
    <w:rsid w:val="000C788F"/>
    <w:rsid w:val="000D004B"/>
    <w:rsid w:val="000D035A"/>
    <w:rsid w:val="000D0A4B"/>
    <w:rsid w:val="000D0E20"/>
    <w:rsid w:val="000D1A7C"/>
    <w:rsid w:val="000D2EEC"/>
    <w:rsid w:val="000D5E46"/>
    <w:rsid w:val="000D643C"/>
    <w:rsid w:val="000D66F7"/>
    <w:rsid w:val="000D690D"/>
    <w:rsid w:val="000D75BD"/>
    <w:rsid w:val="000E04CE"/>
    <w:rsid w:val="000E238E"/>
    <w:rsid w:val="000E3C04"/>
    <w:rsid w:val="000E60F3"/>
    <w:rsid w:val="000F06A6"/>
    <w:rsid w:val="000F0BA3"/>
    <w:rsid w:val="000F0EB1"/>
    <w:rsid w:val="000F4D17"/>
    <w:rsid w:val="000F6D2C"/>
    <w:rsid w:val="001002C8"/>
    <w:rsid w:val="00100F24"/>
    <w:rsid w:val="00101D21"/>
    <w:rsid w:val="00111EF0"/>
    <w:rsid w:val="00112853"/>
    <w:rsid w:val="00113964"/>
    <w:rsid w:val="00113C60"/>
    <w:rsid w:val="00114949"/>
    <w:rsid w:val="00114F5B"/>
    <w:rsid w:val="001172F4"/>
    <w:rsid w:val="001172FA"/>
    <w:rsid w:val="00120DFE"/>
    <w:rsid w:val="001217F3"/>
    <w:rsid w:val="00121A8D"/>
    <w:rsid w:val="001220E0"/>
    <w:rsid w:val="00125729"/>
    <w:rsid w:val="001278B3"/>
    <w:rsid w:val="00127C86"/>
    <w:rsid w:val="00131F75"/>
    <w:rsid w:val="00133B32"/>
    <w:rsid w:val="00134973"/>
    <w:rsid w:val="001415EE"/>
    <w:rsid w:val="001428D9"/>
    <w:rsid w:val="00143EA3"/>
    <w:rsid w:val="0014629A"/>
    <w:rsid w:val="00146615"/>
    <w:rsid w:val="00146761"/>
    <w:rsid w:val="001522C4"/>
    <w:rsid w:val="00152EC0"/>
    <w:rsid w:val="00153B4E"/>
    <w:rsid w:val="00155728"/>
    <w:rsid w:val="00155FC5"/>
    <w:rsid w:val="00156853"/>
    <w:rsid w:val="00157D77"/>
    <w:rsid w:val="00160850"/>
    <w:rsid w:val="00163E55"/>
    <w:rsid w:val="00163E9A"/>
    <w:rsid w:val="00166601"/>
    <w:rsid w:val="001669AB"/>
    <w:rsid w:val="00167ABE"/>
    <w:rsid w:val="001702DE"/>
    <w:rsid w:val="00171941"/>
    <w:rsid w:val="00171D71"/>
    <w:rsid w:val="00172471"/>
    <w:rsid w:val="00177B0F"/>
    <w:rsid w:val="00180732"/>
    <w:rsid w:val="00181959"/>
    <w:rsid w:val="00181B9A"/>
    <w:rsid w:val="001845F6"/>
    <w:rsid w:val="00185E8C"/>
    <w:rsid w:val="001875E3"/>
    <w:rsid w:val="0019035B"/>
    <w:rsid w:val="00191A21"/>
    <w:rsid w:val="001924FB"/>
    <w:rsid w:val="00193AA0"/>
    <w:rsid w:val="00193AC2"/>
    <w:rsid w:val="0019493B"/>
    <w:rsid w:val="00196187"/>
    <w:rsid w:val="00196455"/>
    <w:rsid w:val="0019700D"/>
    <w:rsid w:val="00197330"/>
    <w:rsid w:val="00197EFC"/>
    <w:rsid w:val="001A0747"/>
    <w:rsid w:val="001A35FB"/>
    <w:rsid w:val="001A4C9C"/>
    <w:rsid w:val="001A62DC"/>
    <w:rsid w:val="001B19A4"/>
    <w:rsid w:val="001B1C85"/>
    <w:rsid w:val="001B2342"/>
    <w:rsid w:val="001B378A"/>
    <w:rsid w:val="001B4EB8"/>
    <w:rsid w:val="001B5F94"/>
    <w:rsid w:val="001B6641"/>
    <w:rsid w:val="001C014C"/>
    <w:rsid w:val="001C05CD"/>
    <w:rsid w:val="001C0AB9"/>
    <w:rsid w:val="001C1D41"/>
    <w:rsid w:val="001C3AD1"/>
    <w:rsid w:val="001C3CB0"/>
    <w:rsid w:val="001C4A4B"/>
    <w:rsid w:val="001C50CD"/>
    <w:rsid w:val="001C5E9D"/>
    <w:rsid w:val="001C67FA"/>
    <w:rsid w:val="001D1007"/>
    <w:rsid w:val="001D3ACB"/>
    <w:rsid w:val="001D521F"/>
    <w:rsid w:val="001D6D3B"/>
    <w:rsid w:val="001D7507"/>
    <w:rsid w:val="001D76EF"/>
    <w:rsid w:val="001E2AF3"/>
    <w:rsid w:val="001E2B13"/>
    <w:rsid w:val="001E349A"/>
    <w:rsid w:val="001E45F8"/>
    <w:rsid w:val="001E5E41"/>
    <w:rsid w:val="001E75C6"/>
    <w:rsid w:val="001F39D7"/>
    <w:rsid w:val="00200198"/>
    <w:rsid w:val="002025C4"/>
    <w:rsid w:val="00205556"/>
    <w:rsid w:val="00205AA2"/>
    <w:rsid w:val="00207BDD"/>
    <w:rsid w:val="00207C35"/>
    <w:rsid w:val="002100BA"/>
    <w:rsid w:val="00212FA8"/>
    <w:rsid w:val="002142EB"/>
    <w:rsid w:val="002165C4"/>
    <w:rsid w:val="00216BB9"/>
    <w:rsid w:val="002200BB"/>
    <w:rsid w:val="00221244"/>
    <w:rsid w:val="0022194A"/>
    <w:rsid w:val="002227FE"/>
    <w:rsid w:val="00224DC0"/>
    <w:rsid w:val="00225507"/>
    <w:rsid w:val="002258EE"/>
    <w:rsid w:val="00226019"/>
    <w:rsid w:val="00227490"/>
    <w:rsid w:val="00227550"/>
    <w:rsid w:val="00230DE8"/>
    <w:rsid w:val="002318AF"/>
    <w:rsid w:val="00231FF0"/>
    <w:rsid w:val="00233597"/>
    <w:rsid w:val="002357B2"/>
    <w:rsid w:val="00235C3C"/>
    <w:rsid w:val="00240CC7"/>
    <w:rsid w:val="00242E7E"/>
    <w:rsid w:val="00243606"/>
    <w:rsid w:val="00243A7F"/>
    <w:rsid w:val="00243F4D"/>
    <w:rsid w:val="0024559C"/>
    <w:rsid w:val="002466E4"/>
    <w:rsid w:val="00247256"/>
    <w:rsid w:val="00247AFA"/>
    <w:rsid w:val="00260FA1"/>
    <w:rsid w:val="00261780"/>
    <w:rsid w:val="00262B19"/>
    <w:rsid w:val="00262FBE"/>
    <w:rsid w:val="00262FEA"/>
    <w:rsid w:val="00263198"/>
    <w:rsid w:val="00264083"/>
    <w:rsid w:val="00265B8F"/>
    <w:rsid w:val="00267E2D"/>
    <w:rsid w:val="00270DCE"/>
    <w:rsid w:val="002719C8"/>
    <w:rsid w:val="00272692"/>
    <w:rsid w:val="00275EB6"/>
    <w:rsid w:val="00277BAA"/>
    <w:rsid w:val="00281F16"/>
    <w:rsid w:val="00290A3E"/>
    <w:rsid w:val="00291F68"/>
    <w:rsid w:val="00293F12"/>
    <w:rsid w:val="0029620F"/>
    <w:rsid w:val="002A2796"/>
    <w:rsid w:val="002A5AF2"/>
    <w:rsid w:val="002A64CC"/>
    <w:rsid w:val="002A709B"/>
    <w:rsid w:val="002A7BD8"/>
    <w:rsid w:val="002B0081"/>
    <w:rsid w:val="002B08F9"/>
    <w:rsid w:val="002B2D13"/>
    <w:rsid w:val="002B551E"/>
    <w:rsid w:val="002B6168"/>
    <w:rsid w:val="002C0557"/>
    <w:rsid w:val="002C169B"/>
    <w:rsid w:val="002C1FB8"/>
    <w:rsid w:val="002C21AF"/>
    <w:rsid w:val="002C653F"/>
    <w:rsid w:val="002C6959"/>
    <w:rsid w:val="002C6B3A"/>
    <w:rsid w:val="002C7060"/>
    <w:rsid w:val="002D0F73"/>
    <w:rsid w:val="002D2CA3"/>
    <w:rsid w:val="002D61AE"/>
    <w:rsid w:val="002D7BCD"/>
    <w:rsid w:val="002E1057"/>
    <w:rsid w:val="002E15CA"/>
    <w:rsid w:val="002E1D9F"/>
    <w:rsid w:val="002E1E3B"/>
    <w:rsid w:val="002F13C8"/>
    <w:rsid w:val="002F39D7"/>
    <w:rsid w:val="002F3AC8"/>
    <w:rsid w:val="002F595E"/>
    <w:rsid w:val="003009ED"/>
    <w:rsid w:val="00301409"/>
    <w:rsid w:val="00304032"/>
    <w:rsid w:val="003062C8"/>
    <w:rsid w:val="00306FA0"/>
    <w:rsid w:val="003101C2"/>
    <w:rsid w:val="0031560D"/>
    <w:rsid w:val="003157E6"/>
    <w:rsid w:val="00315AE8"/>
    <w:rsid w:val="00316951"/>
    <w:rsid w:val="00321C2D"/>
    <w:rsid w:val="0032484A"/>
    <w:rsid w:val="00330FE7"/>
    <w:rsid w:val="00331855"/>
    <w:rsid w:val="00331974"/>
    <w:rsid w:val="003322D8"/>
    <w:rsid w:val="00332454"/>
    <w:rsid w:val="00333407"/>
    <w:rsid w:val="003343AE"/>
    <w:rsid w:val="00334A8F"/>
    <w:rsid w:val="00335379"/>
    <w:rsid w:val="003353C0"/>
    <w:rsid w:val="00336051"/>
    <w:rsid w:val="00337153"/>
    <w:rsid w:val="00337E0A"/>
    <w:rsid w:val="0034029B"/>
    <w:rsid w:val="00340ED8"/>
    <w:rsid w:val="00341D01"/>
    <w:rsid w:val="003436DF"/>
    <w:rsid w:val="00343C34"/>
    <w:rsid w:val="003452C7"/>
    <w:rsid w:val="003454BD"/>
    <w:rsid w:val="00346983"/>
    <w:rsid w:val="0035540A"/>
    <w:rsid w:val="00356044"/>
    <w:rsid w:val="00360F63"/>
    <w:rsid w:val="0036678D"/>
    <w:rsid w:val="00370315"/>
    <w:rsid w:val="00371197"/>
    <w:rsid w:val="003720EC"/>
    <w:rsid w:val="00372C2B"/>
    <w:rsid w:val="003730A3"/>
    <w:rsid w:val="00376A00"/>
    <w:rsid w:val="00380745"/>
    <w:rsid w:val="00380760"/>
    <w:rsid w:val="00381A9E"/>
    <w:rsid w:val="0038653F"/>
    <w:rsid w:val="003910D3"/>
    <w:rsid w:val="003911F5"/>
    <w:rsid w:val="00393C6E"/>
    <w:rsid w:val="0039451D"/>
    <w:rsid w:val="00394806"/>
    <w:rsid w:val="00396828"/>
    <w:rsid w:val="00396B8E"/>
    <w:rsid w:val="003974C2"/>
    <w:rsid w:val="003A0499"/>
    <w:rsid w:val="003A298D"/>
    <w:rsid w:val="003A311F"/>
    <w:rsid w:val="003A7301"/>
    <w:rsid w:val="003B2052"/>
    <w:rsid w:val="003B59CB"/>
    <w:rsid w:val="003B6A70"/>
    <w:rsid w:val="003B7050"/>
    <w:rsid w:val="003B7537"/>
    <w:rsid w:val="003C0653"/>
    <w:rsid w:val="003C1C36"/>
    <w:rsid w:val="003C503C"/>
    <w:rsid w:val="003C604F"/>
    <w:rsid w:val="003C7B04"/>
    <w:rsid w:val="003D080D"/>
    <w:rsid w:val="003D0BA1"/>
    <w:rsid w:val="003D0BDC"/>
    <w:rsid w:val="003D174C"/>
    <w:rsid w:val="003D2306"/>
    <w:rsid w:val="003D5954"/>
    <w:rsid w:val="003D741C"/>
    <w:rsid w:val="003E077C"/>
    <w:rsid w:val="003E1445"/>
    <w:rsid w:val="003E3A3B"/>
    <w:rsid w:val="003E5137"/>
    <w:rsid w:val="003E7B22"/>
    <w:rsid w:val="003E7E02"/>
    <w:rsid w:val="003F05C4"/>
    <w:rsid w:val="003F0DE5"/>
    <w:rsid w:val="003F450A"/>
    <w:rsid w:val="003F6579"/>
    <w:rsid w:val="003F7DAC"/>
    <w:rsid w:val="00402117"/>
    <w:rsid w:val="00402600"/>
    <w:rsid w:val="00403594"/>
    <w:rsid w:val="00403AE2"/>
    <w:rsid w:val="00404797"/>
    <w:rsid w:val="004052F1"/>
    <w:rsid w:val="00406C04"/>
    <w:rsid w:val="0040713F"/>
    <w:rsid w:val="00411BA5"/>
    <w:rsid w:val="0041240D"/>
    <w:rsid w:val="00412B37"/>
    <w:rsid w:val="00413ACD"/>
    <w:rsid w:val="00414611"/>
    <w:rsid w:val="00415125"/>
    <w:rsid w:val="004208F5"/>
    <w:rsid w:val="0042163C"/>
    <w:rsid w:val="00421963"/>
    <w:rsid w:val="004225A7"/>
    <w:rsid w:val="004225B1"/>
    <w:rsid w:val="00423309"/>
    <w:rsid w:val="00423609"/>
    <w:rsid w:val="00424CEA"/>
    <w:rsid w:val="0042522B"/>
    <w:rsid w:val="00425AA9"/>
    <w:rsid w:val="004269B3"/>
    <w:rsid w:val="00431CE2"/>
    <w:rsid w:val="00432445"/>
    <w:rsid w:val="004337C7"/>
    <w:rsid w:val="0043569B"/>
    <w:rsid w:val="00436230"/>
    <w:rsid w:val="004410A1"/>
    <w:rsid w:val="004415BD"/>
    <w:rsid w:val="00441E70"/>
    <w:rsid w:val="004422CC"/>
    <w:rsid w:val="00443D76"/>
    <w:rsid w:val="00444E87"/>
    <w:rsid w:val="00445839"/>
    <w:rsid w:val="00445D02"/>
    <w:rsid w:val="00447A0D"/>
    <w:rsid w:val="00451D53"/>
    <w:rsid w:val="0045368D"/>
    <w:rsid w:val="00454CD4"/>
    <w:rsid w:val="004556DE"/>
    <w:rsid w:val="00456A80"/>
    <w:rsid w:val="00463753"/>
    <w:rsid w:val="004643E0"/>
    <w:rsid w:val="004648C5"/>
    <w:rsid w:val="004662AE"/>
    <w:rsid w:val="004678D0"/>
    <w:rsid w:val="00470729"/>
    <w:rsid w:val="0047374E"/>
    <w:rsid w:val="004769D2"/>
    <w:rsid w:val="00477B20"/>
    <w:rsid w:val="00480B4E"/>
    <w:rsid w:val="00481A6C"/>
    <w:rsid w:val="004827D0"/>
    <w:rsid w:val="00483D35"/>
    <w:rsid w:val="00483FDF"/>
    <w:rsid w:val="004854CC"/>
    <w:rsid w:val="00487974"/>
    <w:rsid w:val="00490158"/>
    <w:rsid w:val="0049072B"/>
    <w:rsid w:val="00490C27"/>
    <w:rsid w:val="00491CB8"/>
    <w:rsid w:val="004934FC"/>
    <w:rsid w:val="00494070"/>
    <w:rsid w:val="00494E5E"/>
    <w:rsid w:val="00496189"/>
    <w:rsid w:val="00497B52"/>
    <w:rsid w:val="004A01FD"/>
    <w:rsid w:val="004A0F9D"/>
    <w:rsid w:val="004A3D16"/>
    <w:rsid w:val="004A603F"/>
    <w:rsid w:val="004B0CD2"/>
    <w:rsid w:val="004B3188"/>
    <w:rsid w:val="004B3646"/>
    <w:rsid w:val="004C10B5"/>
    <w:rsid w:val="004C1300"/>
    <w:rsid w:val="004C44F7"/>
    <w:rsid w:val="004C47B8"/>
    <w:rsid w:val="004C4E26"/>
    <w:rsid w:val="004C6023"/>
    <w:rsid w:val="004D03AC"/>
    <w:rsid w:val="004D0E0F"/>
    <w:rsid w:val="004D131A"/>
    <w:rsid w:val="004D2D32"/>
    <w:rsid w:val="004D4505"/>
    <w:rsid w:val="004D53FB"/>
    <w:rsid w:val="004D5878"/>
    <w:rsid w:val="004D78C0"/>
    <w:rsid w:val="004E06AF"/>
    <w:rsid w:val="004E1393"/>
    <w:rsid w:val="004E3656"/>
    <w:rsid w:val="004E5C96"/>
    <w:rsid w:val="004E5E20"/>
    <w:rsid w:val="004F0F80"/>
    <w:rsid w:val="004F1F62"/>
    <w:rsid w:val="004F238E"/>
    <w:rsid w:val="004F3E13"/>
    <w:rsid w:val="004F4CEA"/>
    <w:rsid w:val="0050177E"/>
    <w:rsid w:val="00502042"/>
    <w:rsid w:val="00503B11"/>
    <w:rsid w:val="00507DD8"/>
    <w:rsid w:val="00511121"/>
    <w:rsid w:val="0051135D"/>
    <w:rsid w:val="00513844"/>
    <w:rsid w:val="00514DDF"/>
    <w:rsid w:val="0052140B"/>
    <w:rsid w:val="00521888"/>
    <w:rsid w:val="00523895"/>
    <w:rsid w:val="00532ECF"/>
    <w:rsid w:val="00532FD8"/>
    <w:rsid w:val="0053494D"/>
    <w:rsid w:val="00534BB6"/>
    <w:rsid w:val="005359E8"/>
    <w:rsid w:val="00540997"/>
    <w:rsid w:val="00541875"/>
    <w:rsid w:val="00544CCD"/>
    <w:rsid w:val="00545508"/>
    <w:rsid w:val="005473DB"/>
    <w:rsid w:val="00550064"/>
    <w:rsid w:val="005500CF"/>
    <w:rsid w:val="0055036E"/>
    <w:rsid w:val="00551E52"/>
    <w:rsid w:val="00554C26"/>
    <w:rsid w:val="00555054"/>
    <w:rsid w:val="00555396"/>
    <w:rsid w:val="00557746"/>
    <w:rsid w:val="00560D61"/>
    <w:rsid w:val="00562AB7"/>
    <w:rsid w:val="00563C0E"/>
    <w:rsid w:val="005679E2"/>
    <w:rsid w:val="00567D6B"/>
    <w:rsid w:val="00572AF3"/>
    <w:rsid w:val="00573B0C"/>
    <w:rsid w:val="0057402D"/>
    <w:rsid w:val="005805E7"/>
    <w:rsid w:val="00581C96"/>
    <w:rsid w:val="00583D3D"/>
    <w:rsid w:val="00585560"/>
    <w:rsid w:val="0058562F"/>
    <w:rsid w:val="00585C14"/>
    <w:rsid w:val="005873CE"/>
    <w:rsid w:val="00587506"/>
    <w:rsid w:val="00587AAD"/>
    <w:rsid w:val="00587D33"/>
    <w:rsid w:val="00591660"/>
    <w:rsid w:val="00593855"/>
    <w:rsid w:val="005939C9"/>
    <w:rsid w:val="00593B76"/>
    <w:rsid w:val="005942E7"/>
    <w:rsid w:val="005A0071"/>
    <w:rsid w:val="005A0BC4"/>
    <w:rsid w:val="005A1AE8"/>
    <w:rsid w:val="005A537B"/>
    <w:rsid w:val="005A7C5C"/>
    <w:rsid w:val="005B0123"/>
    <w:rsid w:val="005B08F7"/>
    <w:rsid w:val="005B0F21"/>
    <w:rsid w:val="005B66A5"/>
    <w:rsid w:val="005C06CB"/>
    <w:rsid w:val="005C1114"/>
    <w:rsid w:val="005C1A2D"/>
    <w:rsid w:val="005C324A"/>
    <w:rsid w:val="005C46BE"/>
    <w:rsid w:val="005C5699"/>
    <w:rsid w:val="005D03D9"/>
    <w:rsid w:val="005D3C6C"/>
    <w:rsid w:val="005D3D65"/>
    <w:rsid w:val="005D59C1"/>
    <w:rsid w:val="005E020A"/>
    <w:rsid w:val="005E0F33"/>
    <w:rsid w:val="005E105E"/>
    <w:rsid w:val="005E14B0"/>
    <w:rsid w:val="005E232A"/>
    <w:rsid w:val="005E32B1"/>
    <w:rsid w:val="005E55B6"/>
    <w:rsid w:val="005F0567"/>
    <w:rsid w:val="005F1862"/>
    <w:rsid w:val="005F3D62"/>
    <w:rsid w:val="005F3FE5"/>
    <w:rsid w:val="005F5801"/>
    <w:rsid w:val="005F6BAE"/>
    <w:rsid w:val="005F6C73"/>
    <w:rsid w:val="0060154A"/>
    <w:rsid w:val="006024AE"/>
    <w:rsid w:val="00602DB1"/>
    <w:rsid w:val="00604EA6"/>
    <w:rsid w:val="00606F45"/>
    <w:rsid w:val="006109F3"/>
    <w:rsid w:val="006118C8"/>
    <w:rsid w:val="0061192E"/>
    <w:rsid w:val="00611D02"/>
    <w:rsid w:val="0061289B"/>
    <w:rsid w:val="00613989"/>
    <w:rsid w:val="00613AA3"/>
    <w:rsid w:val="00616657"/>
    <w:rsid w:val="006169F9"/>
    <w:rsid w:val="006234E9"/>
    <w:rsid w:val="00624157"/>
    <w:rsid w:val="00625392"/>
    <w:rsid w:val="0063059F"/>
    <w:rsid w:val="00634E84"/>
    <w:rsid w:val="00635747"/>
    <w:rsid w:val="00635767"/>
    <w:rsid w:val="00636521"/>
    <w:rsid w:val="00636DC7"/>
    <w:rsid w:val="00641315"/>
    <w:rsid w:val="00641E89"/>
    <w:rsid w:val="00642AC4"/>
    <w:rsid w:val="0064351A"/>
    <w:rsid w:val="00643F3C"/>
    <w:rsid w:val="006477D7"/>
    <w:rsid w:val="00651937"/>
    <w:rsid w:val="0065266E"/>
    <w:rsid w:val="00653083"/>
    <w:rsid w:val="00653110"/>
    <w:rsid w:val="00653EDE"/>
    <w:rsid w:val="00655DE0"/>
    <w:rsid w:val="00657E2B"/>
    <w:rsid w:val="00660360"/>
    <w:rsid w:val="006619C3"/>
    <w:rsid w:val="0066292C"/>
    <w:rsid w:val="006649D4"/>
    <w:rsid w:val="00664E35"/>
    <w:rsid w:val="006652B3"/>
    <w:rsid w:val="00665B66"/>
    <w:rsid w:val="00666F91"/>
    <w:rsid w:val="006675BC"/>
    <w:rsid w:val="00667DCA"/>
    <w:rsid w:val="00667DD4"/>
    <w:rsid w:val="00672535"/>
    <w:rsid w:val="0067511B"/>
    <w:rsid w:val="0068183F"/>
    <w:rsid w:val="00681951"/>
    <w:rsid w:val="006920AC"/>
    <w:rsid w:val="0069218B"/>
    <w:rsid w:val="00696909"/>
    <w:rsid w:val="006A182C"/>
    <w:rsid w:val="006A331D"/>
    <w:rsid w:val="006A40E7"/>
    <w:rsid w:val="006A4143"/>
    <w:rsid w:val="006A4C9F"/>
    <w:rsid w:val="006A4D27"/>
    <w:rsid w:val="006A6289"/>
    <w:rsid w:val="006B00E4"/>
    <w:rsid w:val="006B095E"/>
    <w:rsid w:val="006B2E4E"/>
    <w:rsid w:val="006B3DA8"/>
    <w:rsid w:val="006B435B"/>
    <w:rsid w:val="006C1234"/>
    <w:rsid w:val="006C16A4"/>
    <w:rsid w:val="006C20C8"/>
    <w:rsid w:val="006C2966"/>
    <w:rsid w:val="006D24D4"/>
    <w:rsid w:val="006D25B5"/>
    <w:rsid w:val="006D3772"/>
    <w:rsid w:val="006D403F"/>
    <w:rsid w:val="006E1B2A"/>
    <w:rsid w:val="006E1E18"/>
    <w:rsid w:val="006E56FF"/>
    <w:rsid w:val="006E7FF8"/>
    <w:rsid w:val="006F0EFC"/>
    <w:rsid w:val="006F1100"/>
    <w:rsid w:val="006F353E"/>
    <w:rsid w:val="006F3AFB"/>
    <w:rsid w:val="006F5D30"/>
    <w:rsid w:val="006F5EBB"/>
    <w:rsid w:val="006F680A"/>
    <w:rsid w:val="006F79F5"/>
    <w:rsid w:val="0070052E"/>
    <w:rsid w:val="00703406"/>
    <w:rsid w:val="007038ED"/>
    <w:rsid w:val="0070623B"/>
    <w:rsid w:val="007072C7"/>
    <w:rsid w:val="007076A0"/>
    <w:rsid w:val="00707A93"/>
    <w:rsid w:val="00707A9C"/>
    <w:rsid w:val="00710040"/>
    <w:rsid w:val="00711BFD"/>
    <w:rsid w:val="00712829"/>
    <w:rsid w:val="00712AD1"/>
    <w:rsid w:val="00715072"/>
    <w:rsid w:val="00720EAF"/>
    <w:rsid w:val="007228F6"/>
    <w:rsid w:val="007237B9"/>
    <w:rsid w:val="00723F04"/>
    <w:rsid w:val="00725089"/>
    <w:rsid w:val="00725AFF"/>
    <w:rsid w:val="007264BF"/>
    <w:rsid w:val="00727138"/>
    <w:rsid w:val="00727543"/>
    <w:rsid w:val="007302DA"/>
    <w:rsid w:val="00730D17"/>
    <w:rsid w:val="00733CE0"/>
    <w:rsid w:val="007346E8"/>
    <w:rsid w:val="0073483D"/>
    <w:rsid w:val="00735660"/>
    <w:rsid w:val="0073685F"/>
    <w:rsid w:val="00741303"/>
    <w:rsid w:val="00741BAA"/>
    <w:rsid w:val="007448CF"/>
    <w:rsid w:val="007448E1"/>
    <w:rsid w:val="0074524E"/>
    <w:rsid w:val="00746B5E"/>
    <w:rsid w:val="007509BF"/>
    <w:rsid w:val="00750F51"/>
    <w:rsid w:val="007511E9"/>
    <w:rsid w:val="00753085"/>
    <w:rsid w:val="007546AB"/>
    <w:rsid w:val="00754E2C"/>
    <w:rsid w:val="007555E4"/>
    <w:rsid w:val="00755824"/>
    <w:rsid w:val="00756385"/>
    <w:rsid w:val="00765B63"/>
    <w:rsid w:val="00767E8E"/>
    <w:rsid w:val="00771492"/>
    <w:rsid w:val="007724DF"/>
    <w:rsid w:val="007728C4"/>
    <w:rsid w:val="00772DDA"/>
    <w:rsid w:val="00782A4C"/>
    <w:rsid w:val="00782B62"/>
    <w:rsid w:val="007831C5"/>
    <w:rsid w:val="00784A55"/>
    <w:rsid w:val="007851A1"/>
    <w:rsid w:val="00786CB0"/>
    <w:rsid w:val="00791502"/>
    <w:rsid w:val="00791836"/>
    <w:rsid w:val="00791D5D"/>
    <w:rsid w:val="007935FD"/>
    <w:rsid w:val="00793985"/>
    <w:rsid w:val="007943DF"/>
    <w:rsid w:val="00794560"/>
    <w:rsid w:val="00794F26"/>
    <w:rsid w:val="00795AA1"/>
    <w:rsid w:val="00796807"/>
    <w:rsid w:val="007A1B05"/>
    <w:rsid w:val="007A607D"/>
    <w:rsid w:val="007A7B2C"/>
    <w:rsid w:val="007A7D54"/>
    <w:rsid w:val="007B23AA"/>
    <w:rsid w:val="007B4BBE"/>
    <w:rsid w:val="007C0130"/>
    <w:rsid w:val="007C1B63"/>
    <w:rsid w:val="007C3198"/>
    <w:rsid w:val="007C3914"/>
    <w:rsid w:val="007C71F4"/>
    <w:rsid w:val="007D042D"/>
    <w:rsid w:val="007D2EA4"/>
    <w:rsid w:val="007D3642"/>
    <w:rsid w:val="007E355B"/>
    <w:rsid w:val="007E4F0B"/>
    <w:rsid w:val="007E58B0"/>
    <w:rsid w:val="007E6002"/>
    <w:rsid w:val="007F1284"/>
    <w:rsid w:val="007F12D2"/>
    <w:rsid w:val="007F15BE"/>
    <w:rsid w:val="007F29BC"/>
    <w:rsid w:val="007F2D5B"/>
    <w:rsid w:val="007F4BFA"/>
    <w:rsid w:val="007F5356"/>
    <w:rsid w:val="007F6B2C"/>
    <w:rsid w:val="007F7FA3"/>
    <w:rsid w:val="00800DAF"/>
    <w:rsid w:val="00803AE6"/>
    <w:rsid w:val="00803F8D"/>
    <w:rsid w:val="008049D8"/>
    <w:rsid w:val="00805CC0"/>
    <w:rsid w:val="008063D7"/>
    <w:rsid w:val="00810F87"/>
    <w:rsid w:val="008111FB"/>
    <w:rsid w:val="008112A8"/>
    <w:rsid w:val="00812CAE"/>
    <w:rsid w:val="00813FDD"/>
    <w:rsid w:val="00814F26"/>
    <w:rsid w:val="0081591C"/>
    <w:rsid w:val="0081705A"/>
    <w:rsid w:val="008173E6"/>
    <w:rsid w:val="00821A6A"/>
    <w:rsid w:val="00825257"/>
    <w:rsid w:val="00830DA8"/>
    <w:rsid w:val="0083207E"/>
    <w:rsid w:val="008360A3"/>
    <w:rsid w:val="00840080"/>
    <w:rsid w:val="00840691"/>
    <w:rsid w:val="00840B39"/>
    <w:rsid w:val="008412DE"/>
    <w:rsid w:val="00842741"/>
    <w:rsid w:val="008445FB"/>
    <w:rsid w:val="008450CC"/>
    <w:rsid w:val="00847EC5"/>
    <w:rsid w:val="0085369A"/>
    <w:rsid w:val="00855165"/>
    <w:rsid w:val="00856E10"/>
    <w:rsid w:val="0086077D"/>
    <w:rsid w:val="00860EFF"/>
    <w:rsid w:val="00864F10"/>
    <w:rsid w:val="008707CB"/>
    <w:rsid w:val="00870DCB"/>
    <w:rsid w:val="008731F3"/>
    <w:rsid w:val="00875AF2"/>
    <w:rsid w:val="0087618F"/>
    <w:rsid w:val="008809F6"/>
    <w:rsid w:val="00880BC7"/>
    <w:rsid w:val="00883A02"/>
    <w:rsid w:val="0088520C"/>
    <w:rsid w:val="008911FF"/>
    <w:rsid w:val="00892150"/>
    <w:rsid w:val="00894913"/>
    <w:rsid w:val="00894D44"/>
    <w:rsid w:val="00895354"/>
    <w:rsid w:val="00896308"/>
    <w:rsid w:val="008979F3"/>
    <w:rsid w:val="008A0427"/>
    <w:rsid w:val="008A4790"/>
    <w:rsid w:val="008A4D30"/>
    <w:rsid w:val="008A5283"/>
    <w:rsid w:val="008A6582"/>
    <w:rsid w:val="008B0F10"/>
    <w:rsid w:val="008B189F"/>
    <w:rsid w:val="008B6C7E"/>
    <w:rsid w:val="008C0A87"/>
    <w:rsid w:val="008C3573"/>
    <w:rsid w:val="008C3C14"/>
    <w:rsid w:val="008C5BC5"/>
    <w:rsid w:val="008D0571"/>
    <w:rsid w:val="008D2BD9"/>
    <w:rsid w:val="008D42F2"/>
    <w:rsid w:val="008E13D6"/>
    <w:rsid w:val="008E2808"/>
    <w:rsid w:val="008E3749"/>
    <w:rsid w:val="008E3CBE"/>
    <w:rsid w:val="008E3FD3"/>
    <w:rsid w:val="008E4EF2"/>
    <w:rsid w:val="008E67DC"/>
    <w:rsid w:val="008E7276"/>
    <w:rsid w:val="008F6ADB"/>
    <w:rsid w:val="00900E5E"/>
    <w:rsid w:val="00902C67"/>
    <w:rsid w:val="00904A02"/>
    <w:rsid w:val="0090549F"/>
    <w:rsid w:val="0090783C"/>
    <w:rsid w:val="009133D7"/>
    <w:rsid w:val="0092360C"/>
    <w:rsid w:val="009236B9"/>
    <w:rsid w:val="00924D3B"/>
    <w:rsid w:val="00925EF7"/>
    <w:rsid w:val="00926BD1"/>
    <w:rsid w:val="00932E29"/>
    <w:rsid w:val="009345A5"/>
    <w:rsid w:val="00937D8E"/>
    <w:rsid w:val="0094063B"/>
    <w:rsid w:val="00940BB7"/>
    <w:rsid w:val="00944EB8"/>
    <w:rsid w:val="00945896"/>
    <w:rsid w:val="00946C19"/>
    <w:rsid w:val="00946FFB"/>
    <w:rsid w:val="009478EF"/>
    <w:rsid w:val="00950079"/>
    <w:rsid w:val="009514DC"/>
    <w:rsid w:val="00951AD1"/>
    <w:rsid w:val="00952F56"/>
    <w:rsid w:val="00956845"/>
    <w:rsid w:val="00956A64"/>
    <w:rsid w:val="009605A5"/>
    <w:rsid w:val="0096577B"/>
    <w:rsid w:val="0096693D"/>
    <w:rsid w:val="00966DC1"/>
    <w:rsid w:val="0097024D"/>
    <w:rsid w:val="00970912"/>
    <w:rsid w:val="00970FB0"/>
    <w:rsid w:val="00973748"/>
    <w:rsid w:val="00974CB9"/>
    <w:rsid w:val="009764B7"/>
    <w:rsid w:val="0097680E"/>
    <w:rsid w:val="00977F41"/>
    <w:rsid w:val="00981A43"/>
    <w:rsid w:val="0098490E"/>
    <w:rsid w:val="00984BC9"/>
    <w:rsid w:val="0098579F"/>
    <w:rsid w:val="0098623D"/>
    <w:rsid w:val="00987746"/>
    <w:rsid w:val="009930BE"/>
    <w:rsid w:val="009934CF"/>
    <w:rsid w:val="009937F3"/>
    <w:rsid w:val="00993F05"/>
    <w:rsid w:val="00993F9F"/>
    <w:rsid w:val="0099435D"/>
    <w:rsid w:val="00997875"/>
    <w:rsid w:val="009A014D"/>
    <w:rsid w:val="009A0533"/>
    <w:rsid w:val="009A0F2A"/>
    <w:rsid w:val="009A33DE"/>
    <w:rsid w:val="009A50AC"/>
    <w:rsid w:val="009A56BF"/>
    <w:rsid w:val="009A6124"/>
    <w:rsid w:val="009A70B4"/>
    <w:rsid w:val="009B38D3"/>
    <w:rsid w:val="009B4218"/>
    <w:rsid w:val="009B7355"/>
    <w:rsid w:val="009B7704"/>
    <w:rsid w:val="009B775D"/>
    <w:rsid w:val="009C16F3"/>
    <w:rsid w:val="009C3F68"/>
    <w:rsid w:val="009C46A2"/>
    <w:rsid w:val="009C7BF5"/>
    <w:rsid w:val="009D1706"/>
    <w:rsid w:val="009D20B0"/>
    <w:rsid w:val="009D3AAD"/>
    <w:rsid w:val="009D3CE1"/>
    <w:rsid w:val="009D3ECB"/>
    <w:rsid w:val="009D6C07"/>
    <w:rsid w:val="009D7439"/>
    <w:rsid w:val="009D7D4C"/>
    <w:rsid w:val="009E150F"/>
    <w:rsid w:val="009E49EA"/>
    <w:rsid w:val="009E4A3B"/>
    <w:rsid w:val="009F0099"/>
    <w:rsid w:val="009F3EA7"/>
    <w:rsid w:val="009F5527"/>
    <w:rsid w:val="009F5983"/>
    <w:rsid w:val="009F6BB7"/>
    <w:rsid w:val="009F6C36"/>
    <w:rsid w:val="009F6F2B"/>
    <w:rsid w:val="009F7068"/>
    <w:rsid w:val="00A02149"/>
    <w:rsid w:val="00A05F04"/>
    <w:rsid w:val="00A13BA6"/>
    <w:rsid w:val="00A13C48"/>
    <w:rsid w:val="00A150CA"/>
    <w:rsid w:val="00A21B31"/>
    <w:rsid w:val="00A236C2"/>
    <w:rsid w:val="00A24D62"/>
    <w:rsid w:val="00A2596E"/>
    <w:rsid w:val="00A2619A"/>
    <w:rsid w:val="00A2678E"/>
    <w:rsid w:val="00A3077E"/>
    <w:rsid w:val="00A30D89"/>
    <w:rsid w:val="00A36A0A"/>
    <w:rsid w:val="00A37635"/>
    <w:rsid w:val="00A378BF"/>
    <w:rsid w:val="00A37DB5"/>
    <w:rsid w:val="00A40253"/>
    <w:rsid w:val="00A43E17"/>
    <w:rsid w:val="00A4447D"/>
    <w:rsid w:val="00A45E9D"/>
    <w:rsid w:val="00A540D2"/>
    <w:rsid w:val="00A54500"/>
    <w:rsid w:val="00A55D0C"/>
    <w:rsid w:val="00A57B84"/>
    <w:rsid w:val="00A63408"/>
    <w:rsid w:val="00A6451B"/>
    <w:rsid w:val="00A64754"/>
    <w:rsid w:val="00A64D6E"/>
    <w:rsid w:val="00A65484"/>
    <w:rsid w:val="00A66FE6"/>
    <w:rsid w:val="00A702B2"/>
    <w:rsid w:val="00A71209"/>
    <w:rsid w:val="00A7271F"/>
    <w:rsid w:val="00A72E08"/>
    <w:rsid w:val="00A73ADB"/>
    <w:rsid w:val="00A749E1"/>
    <w:rsid w:val="00A7514C"/>
    <w:rsid w:val="00A821B0"/>
    <w:rsid w:val="00A83B1D"/>
    <w:rsid w:val="00A85397"/>
    <w:rsid w:val="00A9102F"/>
    <w:rsid w:val="00A911AD"/>
    <w:rsid w:val="00A930DB"/>
    <w:rsid w:val="00A93A11"/>
    <w:rsid w:val="00A94BE2"/>
    <w:rsid w:val="00A94F3C"/>
    <w:rsid w:val="00A95ABF"/>
    <w:rsid w:val="00A963E5"/>
    <w:rsid w:val="00AA0D0A"/>
    <w:rsid w:val="00AA0FBF"/>
    <w:rsid w:val="00AA20F0"/>
    <w:rsid w:val="00AA23B2"/>
    <w:rsid w:val="00AA2918"/>
    <w:rsid w:val="00AA3588"/>
    <w:rsid w:val="00AA471E"/>
    <w:rsid w:val="00AB0DD8"/>
    <w:rsid w:val="00AB1234"/>
    <w:rsid w:val="00AB17FC"/>
    <w:rsid w:val="00AB1B50"/>
    <w:rsid w:val="00AB1DBA"/>
    <w:rsid w:val="00AB2AD3"/>
    <w:rsid w:val="00AB375E"/>
    <w:rsid w:val="00AB5138"/>
    <w:rsid w:val="00AB7D96"/>
    <w:rsid w:val="00AC4045"/>
    <w:rsid w:val="00AC4FE6"/>
    <w:rsid w:val="00AC6DAC"/>
    <w:rsid w:val="00AC7D71"/>
    <w:rsid w:val="00AD188B"/>
    <w:rsid w:val="00AD2710"/>
    <w:rsid w:val="00AD28D0"/>
    <w:rsid w:val="00AD3037"/>
    <w:rsid w:val="00AD45C7"/>
    <w:rsid w:val="00AD622F"/>
    <w:rsid w:val="00AE01E5"/>
    <w:rsid w:val="00AE09F5"/>
    <w:rsid w:val="00AE11AE"/>
    <w:rsid w:val="00AE3603"/>
    <w:rsid w:val="00AE6C2F"/>
    <w:rsid w:val="00AF252A"/>
    <w:rsid w:val="00AF6075"/>
    <w:rsid w:val="00B026D6"/>
    <w:rsid w:val="00B04921"/>
    <w:rsid w:val="00B0670F"/>
    <w:rsid w:val="00B11582"/>
    <w:rsid w:val="00B116A7"/>
    <w:rsid w:val="00B1184F"/>
    <w:rsid w:val="00B11B70"/>
    <w:rsid w:val="00B13197"/>
    <w:rsid w:val="00B15E50"/>
    <w:rsid w:val="00B2104A"/>
    <w:rsid w:val="00B21C55"/>
    <w:rsid w:val="00B21CFB"/>
    <w:rsid w:val="00B22CB3"/>
    <w:rsid w:val="00B24F6B"/>
    <w:rsid w:val="00B26A12"/>
    <w:rsid w:val="00B26C90"/>
    <w:rsid w:val="00B26D1C"/>
    <w:rsid w:val="00B26F00"/>
    <w:rsid w:val="00B30411"/>
    <w:rsid w:val="00B309E8"/>
    <w:rsid w:val="00B32087"/>
    <w:rsid w:val="00B36BAA"/>
    <w:rsid w:val="00B42788"/>
    <w:rsid w:val="00B5398D"/>
    <w:rsid w:val="00B550E1"/>
    <w:rsid w:val="00B5544E"/>
    <w:rsid w:val="00B562BC"/>
    <w:rsid w:val="00B56DAF"/>
    <w:rsid w:val="00B61E08"/>
    <w:rsid w:val="00B632D4"/>
    <w:rsid w:val="00B641B5"/>
    <w:rsid w:val="00B649AC"/>
    <w:rsid w:val="00B6562C"/>
    <w:rsid w:val="00B714B2"/>
    <w:rsid w:val="00B71809"/>
    <w:rsid w:val="00B71B88"/>
    <w:rsid w:val="00B739D5"/>
    <w:rsid w:val="00B81A4A"/>
    <w:rsid w:val="00B83862"/>
    <w:rsid w:val="00B9179A"/>
    <w:rsid w:val="00B9388F"/>
    <w:rsid w:val="00B9795C"/>
    <w:rsid w:val="00BA1D1A"/>
    <w:rsid w:val="00BA574E"/>
    <w:rsid w:val="00BA772B"/>
    <w:rsid w:val="00BB2D07"/>
    <w:rsid w:val="00BB39DF"/>
    <w:rsid w:val="00BB60A6"/>
    <w:rsid w:val="00BB7BC7"/>
    <w:rsid w:val="00BC2F08"/>
    <w:rsid w:val="00BC40C9"/>
    <w:rsid w:val="00BC4F9C"/>
    <w:rsid w:val="00BC730C"/>
    <w:rsid w:val="00BD17B0"/>
    <w:rsid w:val="00BD23FD"/>
    <w:rsid w:val="00BD4A48"/>
    <w:rsid w:val="00BE32BB"/>
    <w:rsid w:val="00BE4990"/>
    <w:rsid w:val="00BE4F36"/>
    <w:rsid w:val="00BE6309"/>
    <w:rsid w:val="00BF0397"/>
    <w:rsid w:val="00BF2C83"/>
    <w:rsid w:val="00BF3AE1"/>
    <w:rsid w:val="00BF3B38"/>
    <w:rsid w:val="00BF4838"/>
    <w:rsid w:val="00BF61B7"/>
    <w:rsid w:val="00BF65E5"/>
    <w:rsid w:val="00BF7878"/>
    <w:rsid w:val="00C0052E"/>
    <w:rsid w:val="00C01D52"/>
    <w:rsid w:val="00C03FDF"/>
    <w:rsid w:val="00C057B4"/>
    <w:rsid w:val="00C07605"/>
    <w:rsid w:val="00C12B8D"/>
    <w:rsid w:val="00C12D7A"/>
    <w:rsid w:val="00C14318"/>
    <w:rsid w:val="00C14C57"/>
    <w:rsid w:val="00C16C53"/>
    <w:rsid w:val="00C21951"/>
    <w:rsid w:val="00C23FA3"/>
    <w:rsid w:val="00C2547E"/>
    <w:rsid w:val="00C2570A"/>
    <w:rsid w:val="00C26B1B"/>
    <w:rsid w:val="00C26FA5"/>
    <w:rsid w:val="00C270CD"/>
    <w:rsid w:val="00C305A2"/>
    <w:rsid w:val="00C324F5"/>
    <w:rsid w:val="00C34445"/>
    <w:rsid w:val="00C36C37"/>
    <w:rsid w:val="00C36C8C"/>
    <w:rsid w:val="00C43348"/>
    <w:rsid w:val="00C4343E"/>
    <w:rsid w:val="00C44759"/>
    <w:rsid w:val="00C46C67"/>
    <w:rsid w:val="00C4724E"/>
    <w:rsid w:val="00C55221"/>
    <w:rsid w:val="00C57A1E"/>
    <w:rsid w:val="00C60649"/>
    <w:rsid w:val="00C617C1"/>
    <w:rsid w:val="00C64238"/>
    <w:rsid w:val="00C64B13"/>
    <w:rsid w:val="00C7107E"/>
    <w:rsid w:val="00C75966"/>
    <w:rsid w:val="00C8059F"/>
    <w:rsid w:val="00C82440"/>
    <w:rsid w:val="00C8335B"/>
    <w:rsid w:val="00C837A7"/>
    <w:rsid w:val="00C8395E"/>
    <w:rsid w:val="00C845D3"/>
    <w:rsid w:val="00C84D42"/>
    <w:rsid w:val="00C92D19"/>
    <w:rsid w:val="00C952A0"/>
    <w:rsid w:val="00C968E4"/>
    <w:rsid w:val="00CA271E"/>
    <w:rsid w:val="00CA47C8"/>
    <w:rsid w:val="00CB0601"/>
    <w:rsid w:val="00CB1FF6"/>
    <w:rsid w:val="00CB33BB"/>
    <w:rsid w:val="00CB367F"/>
    <w:rsid w:val="00CB41C1"/>
    <w:rsid w:val="00CB4856"/>
    <w:rsid w:val="00CB50EB"/>
    <w:rsid w:val="00CB5567"/>
    <w:rsid w:val="00CB64B7"/>
    <w:rsid w:val="00CC26B9"/>
    <w:rsid w:val="00CC29F7"/>
    <w:rsid w:val="00CC42DF"/>
    <w:rsid w:val="00CC4934"/>
    <w:rsid w:val="00CC6CFB"/>
    <w:rsid w:val="00CD1BA1"/>
    <w:rsid w:val="00CD1DC4"/>
    <w:rsid w:val="00CD2A98"/>
    <w:rsid w:val="00CD34C1"/>
    <w:rsid w:val="00CD4EDB"/>
    <w:rsid w:val="00CD5C30"/>
    <w:rsid w:val="00CD6BD3"/>
    <w:rsid w:val="00CE0A21"/>
    <w:rsid w:val="00CE5E34"/>
    <w:rsid w:val="00CE6EF4"/>
    <w:rsid w:val="00CF2542"/>
    <w:rsid w:val="00CF327D"/>
    <w:rsid w:val="00CF7A82"/>
    <w:rsid w:val="00CF7C79"/>
    <w:rsid w:val="00D108BF"/>
    <w:rsid w:val="00D120D4"/>
    <w:rsid w:val="00D127CF"/>
    <w:rsid w:val="00D12971"/>
    <w:rsid w:val="00D13DE6"/>
    <w:rsid w:val="00D14AFB"/>
    <w:rsid w:val="00D15650"/>
    <w:rsid w:val="00D16BFA"/>
    <w:rsid w:val="00D2053F"/>
    <w:rsid w:val="00D23195"/>
    <w:rsid w:val="00D236A5"/>
    <w:rsid w:val="00D23EE3"/>
    <w:rsid w:val="00D266C9"/>
    <w:rsid w:val="00D27479"/>
    <w:rsid w:val="00D31B05"/>
    <w:rsid w:val="00D326D0"/>
    <w:rsid w:val="00D34284"/>
    <w:rsid w:val="00D36395"/>
    <w:rsid w:val="00D3693F"/>
    <w:rsid w:val="00D40FDF"/>
    <w:rsid w:val="00D41C25"/>
    <w:rsid w:val="00D41C8E"/>
    <w:rsid w:val="00D41F7A"/>
    <w:rsid w:val="00D45104"/>
    <w:rsid w:val="00D45249"/>
    <w:rsid w:val="00D45FDA"/>
    <w:rsid w:val="00D469A5"/>
    <w:rsid w:val="00D51002"/>
    <w:rsid w:val="00D57514"/>
    <w:rsid w:val="00D615E4"/>
    <w:rsid w:val="00D61ADB"/>
    <w:rsid w:val="00D632E1"/>
    <w:rsid w:val="00D633B8"/>
    <w:rsid w:val="00D64E3E"/>
    <w:rsid w:val="00D64EAD"/>
    <w:rsid w:val="00D65953"/>
    <w:rsid w:val="00D67057"/>
    <w:rsid w:val="00D67BE6"/>
    <w:rsid w:val="00D751E0"/>
    <w:rsid w:val="00D80E44"/>
    <w:rsid w:val="00D8102A"/>
    <w:rsid w:val="00D86D77"/>
    <w:rsid w:val="00D90361"/>
    <w:rsid w:val="00D953F5"/>
    <w:rsid w:val="00D969BD"/>
    <w:rsid w:val="00D973B4"/>
    <w:rsid w:val="00DA25E5"/>
    <w:rsid w:val="00DA2FEB"/>
    <w:rsid w:val="00DB317B"/>
    <w:rsid w:val="00DB4188"/>
    <w:rsid w:val="00DB4CB9"/>
    <w:rsid w:val="00DB5B09"/>
    <w:rsid w:val="00DC2A2B"/>
    <w:rsid w:val="00DC5150"/>
    <w:rsid w:val="00DD1153"/>
    <w:rsid w:val="00DD285E"/>
    <w:rsid w:val="00DD3282"/>
    <w:rsid w:val="00DD482A"/>
    <w:rsid w:val="00DD4B40"/>
    <w:rsid w:val="00DD65FC"/>
    <w:rsid w:val="00DD68DA"/>
    <w:rsid w:val="00DE040F"/>
    <w:rsid w:val="00DE1474"/>
    <w:rsid w:val="00DE168D"/>
    <w:rsid w:val="00DE212E"/>
    <w:rsid w:val="00DE3900"/>
    <w:rsid w:val="00DE39D1"/>
    <w:rsid w:val="00DE58D0"/>
    <w:rsid w:val="00DE5DCC"/>
    <w:rsid w:val="00DE5F36"/>
    <w:rsid w:val="00DE6B36"/>
    <w:rsid w:val="00DF0F3F"/>
    <w:rsid w:val="00DF45A0"/>
    <w:rsid w:val="00DF4DC7"/>
    <w:rsid w:val="00E00DEF"/>
    <w:rsid w:val="00E03283"/>
    <w:rsid w:val="00E05269"/>
    <w:rsid w:val="00E07B1C"/>
    <w:rsid w:val="00E10407"/>
    <w:rsid w:val="00E10539"/>
    <w:rsid w:val="00E11393"/>
    <w:rsid w:val="00E22CED"/>
    <w:rsid w:val="00E24329"/>
    <w:rsid w:val="00E27449"/>
    <w:rsid w:val="00E278DF"/>
    <w:rsid w:val="00E30419"/>
    <w:rsid w:val="00E31527"/>
    <w:rsid w:val="00E319E1"/>
    <w:rsid w:val="00E32160"/>
    <w:rsid w:val="00E32C0D"/>
    <w:rsid w:val="00E35248"/>
    <w:rsid w:val="00E36DB5"/>
    <w:rsid w:val="00E414E4"/>
    <w:rsid w:val="00E42DB8"/>
    <w:rsid w:val="00E450BD"/>
    <w:rsid w:val="00E53276"/>
    <w:rsid w:val="00E53D19"/>
    <w:rsid w:val="00E541ED"/>
    <w:rsid w:val="00E57438"/>
    <w:rsid w:val="00E604DA"/>
    <w:rsid w:val="00E606BB"/>
    <w:rsid w:val="00E61442"/>
    <w:rsid w:val="00E61DD1"/>
    <w:rsid w:val="00E63640"/>
    <w:rsid w:val="00E71856"/>
    <w:rsid w:val="00E741DF"/>
    <w:rsid w:val="00E7583B"/>
    <w:rsid w:val="00E76DB2"/>
    <w:rsid w:val="00E76F8B"/>
    <w:rsid w:val="00E805ED"/>
    <w:rsid w:val="00E8123E"/>
    <w:rsid w:val="00E819AD"/>
    <w:rsid w:val="00E826AA"/>
    <w:rsid w:val="00E8378C"/>
    <w:rsid w:val="00E84914"/>
    <w:rsid w:val="00E8566F"/>
    <w:rsid w:val="00E911A2"/>
    <w:rsid w:val="00E91CC1"/>
    <w:rsid w:val="00E9282F"/>
    <w:rsid w:val="00E92C65"/>
    <w:rsid w:val="00E93730"/>
    <w:rsid w:val="00E94E6B"/>
    <w:rsid w:val="00EA142A"/>
    <w:rsid w:val="00EA2533"/>
    <w:rsid w:val="00EA284B"/>
    <w:rsid w:val="00EA43F9"/>
    <w:rsid w:val="00EA6DF7"/>
    <w:rsid w:val="00EA7901"/>
    <w:rsid w:val="00EA7BA9"/>
    <w:rsid w:val="00EB2DCB"/>
    <w:rsid w:val="00EB3DFF"/>
    <w:rsid w:val="00EB6134"/>
    <w:rsid w:val="00EB68E2"/>
    <w:rsid w:val="00EB6915"/>
    <w:rsid w:val="00EB7F74"/>
    <w:rsid w:val="00EC26F5"/>
    <w:rsid w:val="00EC35E4"/>
    <w:rsid w:val="00EC5143"/>
    <w:rsid w:val="00EC5CDA"/>
    <w:rsid w:val="00EC5D64"/>
    <w:rsid w:val="00ED0447"/>
    <w:rsid w:val="00ED2610"/>
    <w:rsid w:val="00ED3F15"/>
    <w:rsid w:val="00ED5A33"/>
    <w:rsid w:val="00ED6A94"/>
    <w:rsid w:val="00ED70DD"/>
    <w:rsid w:val="00EE0523"/>
    <w:rsid w:val="00EE065E"/>
    <w:rsid w:val="00EE1174"/>
    <w:rsid w:val="00EE17E6"/>
    <w:rsid w:val="00EE1CFE"/>
    <w:rsid w:val="00EE2B60"/>
    <w:rsid w:val="00EF10FB"/>
    <w:rsid w:val="00EF35CA"/>
    <w:rsid w:val="00EF381D"/>
    <w:rsid w:val="00EF6BAB"/>
    <w:rsid w:val="00F100D6"/>
    <w:rsid w:val="00F10777"/>
    <w:rsid w:val="00F11DE3"/>
    <w:rsid w:val="00F141A2"/>
    <w:rsid w:val="00F16C51"/>
    <w:rsid w:val="00F2153D"/>
    <w:rsid w:val="00F21B9D"/>
    <w:rsid w:val="00F22638"/>
    <w:rsid w:val="00F26F2E"/>
    <w:rsid w:val="00F27BA8"/>
    <w:rsid w:val="00F30D17"/>
    <w:rsid w:val="00F31573"/>
    <w:rsid w:val="00F375BC"/>
    <w:rsid w:val="00F42B9A"/>
    <w:rsid w:val="00F50966"/>
    <w:rsid w:val="00F50DCA"/>
    <w:rsid w:val="00F50E8A"/>
    <w:rsid w:val="00F5530B"/>
    <w:rsid w:val="00F56120"/>
    <w:rsid w:val="00F60C54"/>
    <w:rsid w:val="00F63348"/>
    <w:rsid w:val="00F64DA9"/>
    <w:rsid w:val="00F7005D"/>
    <w:rsid w:val="00F702AC"/>
    <w:rsid w:val="00F70F3C"/>
    <w:rsid w:val="00F732B4"/>
    <w:rsid w:val="00F74226"/>
    <w:rsid w:val="00F7476E"/>
    <w:rsid w:val="00F76FD9"/>
    <w:rsid w:val="00F77886"/>
    <w:rsid w:val="00F77A7C"/>
    <w:rsid w:val="00F806C5"/>
    <w:rsid w:val="00F87A03"/>
    <w:rsid w:val="00F87CF4"/>
    <w:rsid w:val="00F90C23"/>
    <w:rsid w:val="00F91508"/>
    <w:rsid w:val="00F920B5"/>
    <w:rsid w:val="00F93D8F"/>
    <w:rsid w:val="00F96431"/>
    <w:rsid w:val="00F972D3"/>
    <w:rsid w:val="00F97E9F"/>
    <w:rsid w:val="00FA1581"/>
    <w:rsid w:val="00FA333C"/>
    <w:rsid w:val="00FA40DA"/>
    <w:rsid w:val="00FA63F2"/>
    <w:rsid w:val="00FB1188"/>
    <w:rsid w:val="00FB20F6"/>
    <w:rsid w:val="00FB237B"/>
    <w:rsid w:val="00FB53FA"/>
    <w:rsid w:val="00FB5612"/>
    <w:rsid w:val="00FB6879"/>
    <w:rsid w:val="00FD0303"/>
    <w:rsid w:val="00FD41D8"/>
    <w:rsid w:val="00FD438E"/>
    <w:rsid w:val="00FD5848"/>
    <w:rsid w:val="00FE09EA"/>
    <w:rsid w:val="00FE0E98"/>
    <w:rsid w:val="00FE1040"/>
    <w:rsid w:val="00FE4D0D"/>
    <w:rsid w:val="00FE6E53"/>
    <w:rsid w:val="00FE6E5E"/>
    <w:rsid w:val="00FF08D3"/>
    <w:rsid w:val="00FF11FC"/>
    <w:rsid w:val="00FF14F8"/>
    <w:rsid w:val="00FF2A17"/>
    <w:rsid w:val="00FF3AF3"/>
    <w:rsid w:val="00FF44AF"/>
    <w:rsid w:val="00FF4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DD55A"/>
  <w15:chartTrackingRefBased/>
  <w15:docId w15:val="{BF20007D-F8B7-4E48-8FBC-BA74592B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35D"/>
    <w:pPr>
      <w:jc w:val="both"/>
    </w:pPr>
  </w:style>
  <w:style w:type="paragraph" w:styleId="Heading1">
    <w:name w:val="heading 1"/>
    <w:basedOn w:val="Normal"/>
    <w:next w:val="Normal"/>
    <w:link w:val="Heading1Char"/>
    <w:uiPriority w:val="9"/>
    <w:qFormat/>
    <w:rsid w:val="00934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5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5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customStyle="1" w:styleId="UnresolvedMention1">
    <w:name w:val="Unresolved Mention1"/>
    <w:basedOn w:val="DefaultParagraphFont"/>
    <w:uiPriority w:val="99"/>
    <w:semiHidden/>
    <w:unhideWhenUsed/>
    <w:rsid w:val="00864F10"/>
    <w:rPr>
      <w:color w:val="605E5C"/>
      <w:shd w:val="clear" w:color="auto" w:fill="E1DFDD"/>
    </w:rPr>
  </w:style>
  <w:style w:type="paragraph" w:styleId="HTMLPreformatted">
    <w:name w:val="HTML Preformatted"/>
    <w:basedOn w:val="Normal"/>
    <w:link w:val="HTMLPreformattedChar"/>
    <w:uiPriority w:val="99"/>
    <w:semiHidden/>
    <w:unhideWhenUsed/>
    <w:rsid w:val="00085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16"/>
    <w:rPr>
      <w:rFonts w:ascii="Consolas" w:hAnsi="Consolas"/>
      <w:sz w:val="20"/>
      <w:szCs w:val="20"/>
    </w:rPr>
  </w:style>
  <w:style w:type="character" w:styleId="CommentReference">
    <w:name w:val="annotation reference"/>
    <w:basedOn w:val="DefaultParagraphFont"/>
    <w:uiPriority w:val="99"/>
    <w:semiHidden/>
    <w:unhideWhenUsed/>
    <w:rsid w:val="004F238E"/>
    <w:rPr>
      <w:sz w:val="16"/>
      <w:szCs w:val="16"/>
    </w:rPr>
  </w:style>
  <w:style w:type="paragraph" w:styleId="CommentText">
    <w:name w:val="annotation text"/>
    <w:basedOn w:val="Normal"/>
    <w:link w:val="CommentTextChar"/>
    <w:uiPriority w:val="99"/>
    <w:unhideWhenUsed/>
    <w:rsid w:val="004F238E"/>
    <w:pPr>
      <w:spacing w:line="240" w:lineRule="auto"/>
    </w:pPr>
    <w:rPr>
      <w:sz w:val="20"/>
      <w:szCs w:val="20"/>
    </w:rPr>
  </w:style>
  <w:style w:type="character" w:customStyle="1" w:styleId="CommentTextChar">
    <w:name w:val="Comment Text Char"/>
    <w:basedOn w:val="DefaultParagraphFont"/>
    <w:link w:val="CommentText"/>
    <w:uiPriority w:val="99"/>
    <w:rsid w:val="004F238E"/>
    <w:rPr>
      <w:sz w:val="20"/>
      <w:szCs w:val="20"/>
    </w:rPr>
  </w:style>
  <w:style w:type="paragraph" w:styleId="CommentSubject">
    <w:name w:val="annotation subject"/>
    <w:basedOn w:val="CommentText"/>
    <w:next w:val="CommentText"/>
    <w:link w:val="CommentSubjectChar"/>
    <w:uiPriority w:val="99"/>
    <w:semiHidden/>
    <w:unhideWhenUsed/>
    <w:rsid w:val="004F238E"/>
    <w:rPr>
      <w:b/>
      <w:bCs/>
    </w:rPr>
  </w:style>
  <w:style w:type="character" w:customStyle="1" w:styleId="CommentSubjectChar">
    <w:name w:val="Comment Subject Char"/>
    <w:basedOn w:val="CommentTextChar"/>
    <w:link w:val="CommentSubject"/>
    <w:uiPriority w:val="99"/>
    <w:semiHidden/>
    <w:rsid w:val="004F238E"/>
    <w:rPr>
      <w:b/>
      <w:bCs/>
      <w:sz w:val="20"/>
      <w:szCs w:val="20"/>
    </w:rPr>
  </w:style>
  <w:style w:type="paragraph" w:styleId="BalloonText">
    <w:name w:val="Balloon Text"/>
    <w:basedOn w:val="Normal"/>
    <w:link w:val="BalloonTextChar"/>
    <w:uiPriority w:val="99"/>
    <w:semiHidden/>
    <w:unhideWhenUsed/>
    <w:rsid w:val="004F2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38E"/>
    <w:rPr>
      <w:rFonts w:ascii="Segoe UI" w:hAnsi="Segoe UI" w:cs="Segoe UI"/>
      <w:sz w:val="18"/>
      <w:szCs w:val="18"/>
    </w:rPr>
  </w:style>
  <w:style w:type="paragraph" w:styleId="Revision">
    <w:name w:val="Revision"/>
    <w:hidden/>
    <w:uiPriority w:val="99"/>
    <w:semiHidden/>
    <w:rsid w:val="00796807"/>
    <w:pPr>
      <w:spacing w:after="0" w:line="240" w:lineRule="auto"/>
    </w:pPr>
  </w:style>
  <w:style w:type="character" w:customStyle="1" w:styleId="UnresolvedMention2">
    <w:name w:val="Unresolved Mention2"/>
    <w:basedOn w:val="DefaultParagraphFont"/>
    <w:uiPriority w:val="99"/>
    <w:semiHidden/>
    <w:unhideWhenUsed/>
    <w:rsid w:val="00074BB8"/>
    <w:rPr>
      <w:color w:val="605E5C"/>
      <w:shd w:val="clear" w:color="auto" w:fill="E1DFDD"/>
    </w:rPr>
  </w:style>
  <w:style w:type="paragraph" w:styleId="Header">
    <w:name w:val="header"/>
    <w:basedOn w:val="Normal"/>
    <w:link w:val="HeaderChar"/>
    <w:uiPriority w:val="99"/>
    <w:unhideWhenUsed/>
    <w:rsid w:val="00334A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334A8F"/>
  </w:style>
  <w:style w:type="paragraph" w:styleId="Footer">
    <w:name w:val="footer"/>
    <w:basedOn w:val="Normal"/>
    <w:link w:val="FooterChar"/>
    <w:uiPriority w:val="99"/>
    <w:unhideWhenUsed/>
    <w:rsid w:val="00334A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334A8F"/>
  </w:style>
  <w:style w:type="character" w:customStyle="1" w:styleId="UnresolvedMention3">
    <w:name w:val="Unresolved Mention3"/>
    <w:basedOn w:val="DefaultParagraphFont"/>
    <w:uiPriority w:val="99"/>
    <w:semiHidden/>
    <w:unhideWhenUsed/>
    <w:rsid w:val="00925EF7"/>
    <w:rPr>
      <w:color w:val="605E5C"/>
      <w:shd w:val="clear" w:color="auto" w:fill="E1DFDD"/>
    </w:rPr>
  </w:style>
  <w:style w:type="paragraph" w:styleId="NormalWeb">
    <w:name w:val="Normal (Web)"/>
    <w:basedOn w:val="Normal"/>
    <w:uiPriority w:val="99"/>
    <w:semiHidden/>
    <w:unhideWhenUsed/>
    <w:rsid w:val="00925EF7"/>
    <w:rPr>
      <w:rFonts w:ascii="Times New Roman" w:hAnsi="Times New Roman" w:cs="Times New Roman"/>
      <w:sz w:val="24"/>
      <w:szCs w:val="24"/>
    </w:rPr>
  </w:style>
  <w:style w:type="character" w:customStyle="1" w:styleId="UnresolvedMention4">
    <w:name w:val="Unresolved Mention4"/>
    <w:basedOn w:val="DefaultParagraphFont"/>
    <w:uiPriority w:val="99"/>
    <w:semiHidden/>
    <w:unhideWhenUsed/>
    <w:rsid w:val="00330FE7"/>
    <w:rPr>
      <w:color w:val="605E5C"/>
      <w:shd w:val="clear" w:color="auto" w:fill="E1DFDD"/>
    </w:rPr>
  </w:style>
  <w:style w:type="character" w:customStyle="1" w:styleId="UnresolvedMention5">
    <w:name w:val="Unresolved Mention5"/>
    <w:basedOn w:val="DefaultParagraphFont"/>
    <w:uiPriority w:val="99"/>
    <w:semiHidden/>
    <w:unhideWhenUsed/>
    <w:rsid w:val="00B11582"/>
    <w:rPr>
      <w:color w:val="605E5C"/>
      <w:shd w:val="clear" w:color="auto" w:fill="E1DFDD"/>
    </w:rPr>
  </w:style>
  <w:style w:type="character" w:styleId="FollowedHyperlink">
    <w:name w:val="FollowedHyperlink"/>
    <w:basedOn w:val="DefaultParagraphFont"/>
    <w:uiPriority w:val="99"/>
    <w:semiHidden/>
    <w:unhideWhenUsed/>
    <w:rsid w:val="00C2547E"/>
    <w:rPr>
      <w:color w:val="954F72" w:themeColor="followedHyperlink"/>
      <w:u w:val="single"/>
    </w:rPr>
  </w:style>
  <w:style w:type="character" w:customStyle="1" w:styleId="cf01">
    <w:name w:val="cf01"/>
    <w:basedOn w:val="DefaultParagraphFont"/>
    <w:rsid w:val="00291F68"/>
    <w:rPr>
      <w:rFonts w:ascii="Segoe UI" w:hAnsi="Segoe UI" w:cs="Segoe UI" w:hint="default"/>
      <w:sz w:val="18"/>
      <w:szCs w:val="18"/>
    </w:rPr>
  </w:style>
  <w:style w:type="paragraph" w:customStyle="1" w:styleId="pf0">
    <w:name w:val="pf0"/>
    <w:basedOn w:val="Normal"/>
    <w:rsid w:val="00D973B4"/>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paragraph" w:customStyle="1" w:styleId="pf1">
    <w:name w:val="pf1"/>
    <w:basedOn w:val="Normal"/>
    <w:rsid w:val="004422CC"/>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cf21">
    <w:name w:val="cf21"/>
    <w:basedOn w:val="DefaultParagraphFont"/>
    <w:rsid w:val="004422CC"/>
    <w:rPr>
      <w:rFonts w:ascii="Segoe UI" w:hAnsi="Segoe UI" w:cs="Segoe UI" w:hint="default"/>
      <w:color w:val="222222"/>
      <w:sz w:val="18"/>
      <w:szCs w:val="18"/>
    </w:rPr>
  </w:style>
  <w:style w:type="character" w:customStyle="1" w:styleId="cf31">
    <w:name w:val="cf31"/>
    <w:basedOn w:val="DefaultParagraphFont"/>
    <w:rsid w:val="004422CC"/>
    <w:rPr>
      <w:rFonts w:ascii="Segoe UI" w:hAnsi="Segoe UI" w:cs="Segoe UI" w:hint="default"/>
      <w:i/>
      <w:iCs/>
      <w:color w:val="222222"/>
      <w:sz w:val="18"/>
      <w:szCs w:val="18"/>
    </w:rPr>
  </w:style>
  <w:style w:type="character" w:customStyle="1" w:styleId="UnresolvedMention6">
    <w:name w:val="Unresolved Mention6"/>
    <w:basedOn w:val="DefaultParagraphFont"/>
    <w:uiPriority w:val="99"/>
    <w:semiHidden/>
    <w:unhideWhenUsed/>
    <w:rsid w:val="006C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2799">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969">
      <w:bodyDiv w:val="1"/>
      <w:marLeft w:val="0"/>
      <w:marRight w:val="0"/>
      <w:marTop w:val="0"/>
      <w:marBottom w:val="0"/>
      <w:divBdr>
        <w:top w:val="none" w:sz="0" w:space="0" w:color="auto"/>
        <w:left w:val="none" w:sz="0" w:space="0" w:color="auto"/>
        <w:bottom w:val="none" w:sz="0" w:space="0" w:color="auto"/>
        <w:right w:val="none" w:sz="0" w:space="0" w:color="auto"/>
      </w:divBdr>
    </w:div>
    <w:div w:id="60717723">
      <w:bodyDiv w:val="1"/>
      <w:marLeft w:val="0"/>
      <w:marRight w:val="0"/>
      <w:marTop w:val="0"/>
      <w:marBottom w:val="0"/>
      <w:divBdr>
        <w:top w:val="none" w:sz="0" w:space="0" w:color="auto"/>
        <w:left w:val="none" w:sz="0" w:space="0" w:color="auto"/>
        <w:bottom w:val="none" w:sz="0" w:space="0" w:color="auto"/>
        <w:right w:val="none" w:sz="0" w:space="0" w:color="auto"/>
      </w:divBdr>
    </w:div>
    <w:div w:id="89283421">
      <w:bodyDiv w:val="1"/>
      <w:marLeft w:val="0"/>
      <w:marRight w:val="0"/>
      <w:marTop w:val="0"/>
      <w:marBottom w:val="0"/>
      <w:divBdr>
        <w:top w:val="none" w:sz="0" w:space="0" w:color="auto"/>
        <w:left w:val="none" w:sz="0" w:space="0" w:color="auto"/>
        <w:bottom w:val="none" w:sz="0" w:space="0" w:color="auto"/>
        <w:right w:val="none" w:sz="0" w:space="0" w:color="auto"/>
      </w:divBdr>
    </w:div>
    <w:div w:id="94788042">
      <w:bodyDiv w:val="1"/>
      <w:marLeft w:val="0"/>
      <w:marRight w:val="0"/>
      <w:marTop w:val="0"/>
      <w:marBottom w:val="0"/>
      <w:divBdr>
        <w:top w:val="none" w:sz="0" w:space="0" w:color="auto"/>
        <w:left w:val="none" w:sz="0" w:space="0" w:color="auto"/>
        <w:bottom w:val="none" w:sz="0" w:space="0" w:color="auto"/>
        <w:right w:val="none" w:sz="0" w:space="0" w:color="auto"/>
      </w:divBdr>
    </w:div>
    <w:div w:id="125240799">
      <w:bodyDiv w:val="1"/>
      <w:marLeft w:val="0"/>
      <w:marRight w:val="0"/>
      <w:marTop w:val="0"/>
      <w:marBottom w:val="0"/>
      <w:divBdr>
        <w:top w:val="none" w:sz="0" w:space="0" w:color="auto"/>
        <w:left w:val="none" w:sz="0" w:space="0" w:color="auto"/>
        <w:bottom w:val="none" w:sz="0" w:space="0" w:color="auto"/>
        <w:right w:val="none" w:sz="0" w:space="0" w:color="auto"/>
      </w:divBdr>
    </w:div>
    <w:div w:id="128062613">
      <w:bodyDiv w:val="1"/>
      <w:marLeft w:val="0"/>
      <w:marRight w:val="0"/>
      <w:marTop w:val="0"/>
      <w:marBottom w:val="0"/>
      <w:divBdr>
        <w:top w:val="none" w:sz="0" w:space="0" w:color="auto"/>
        <w:left w:val="none" w:sz="0" w:space="0" w:color="auto"/>
        <w:bottom w:val="none" w:sz="0" w:space="0" w:color="auto"/>
        <w:right w:val="none" w:sz="0" w:space="0" w:color="auto"/>
      </w:divBdr>
    </w:div>
    <w:div w:id="146089990">
      <w:bodyDiv w:val="1"/>
      <w:marLeft w:val="0"/>
      <w:marRight w:val="0"/>
      <w:marTop w:val="0"/>
      <w:marBottom w:val="0"/>
      <w:divBdr>
        <w:top w:val="none" w:sz="0" w:space="0" w:color="auto"/>
        <w:left w:val="none" w:sz="0" w:space="0" w:color="auto"/>
        <w:bottom w:val="none" w:sz="0" w:space="0" w:color="auto"/>
        <w:right w:val="none" w:sz="0" w:space="0" w:color="auto"/>
      </w:divBdr>
    </w:div>
    <w:div w:id="186916370">
      <w:bodyDiv w:val="1"/>
      <w:marLeft w:val="0"/>
      <w:marRight w:val="0"/>
      <w:marTop w:val="0"/>
      <w:marBottom w:val="0"/>
      <w:divBdr>
        <w:top w:val="none" w:sz="0" w:space="0" w:color="auto"/>
        <w:left w:val="none" w:sz="0" w:space="0" w:color="auto"/>
        <w:bottom w:val="none" w:sz="0" w:space="0" w:color="auto"/>
        <w:right w:val="none" w:sz="0" w:space="0" w:color="auto"/>
      </w:divBdr>
    </w:div>
    <w:div w:id="215510501">
      <w:bodyDiv w:val="1"/>
      <w:marLeft w:val="0"/>
      <w:marRight w:val="0"/>
      <w:marTop w:val="0"/>
      <w:marBottom w:val="0"/>
      <w:divBdr>
        <w:top w:val="none" w:sz="0" w:space="0" w:color="auto"/>
        <w:left w:val="none" w:sz="0" w:space="0" w:color="auto"/>
        <w:bottom w:val="none" w:sz="0" w:space="0" w:color="auto"/>
        <w:right w:val="none" w:sz="0" w:space="0" w:color="auto"/>
      </w:divBdr>
    </w:div>
    <w:div w:id="319844839">
      <w:bodyDiv w:val="1"/>
      <w:marLeft w:val="0"/>
      <w:marRight w:val="0"/>
      <w:marTop w:val="0"/>
      <w:marBottom w:val="0"/>
      <w:divBdr>
        <w:top w:val="none" w:sz="0" w:space="0" w:color="auto"/>
        <w:left w:val="none" w:sz="0" w:space="0" w:color="auto"/>
        <w:bottom w:val="none" w:sz="0" w:space="0" w:color="auto"/>
        <w:right w:val="none" w:sz="0" w:space="0" w:color="auto"/>
      </w:divBdr>
    </w:div>
    <w:div w:id="339937294">
      <w:bodyDiv w:val="1"/>
      <w:marLeft w:val="0"/>
      <w:marRight w:val="0"/>
      <w:marTop w:val="0"/>
      <w:marBottom w:val="0"/>
      <w:divBdr>
        <w:top w:val="none" w:sz="0" w:space="0" w:color="auto"/>
        <w:left w:val="none" w:sz="0" w:space="0" w:color="auto"/>
        <w:bottom w:val="none" w:sz="0" w:space="0" w:color="auto"/>
        <w:right w:val="none" w:sz="0" w:space="0" w:color="auto"/>
      </w:divBdr>
    </w:div>
    <w:div w:id="357630644">
      <w:bodyDiv w:val="1"/>
      <w:marLeft w:val="0"/>
      <w:marRight w:val="0"/>
      <w:marTop w:val="0"/>
      <w:marBottom w:val="0"/>
      <w:divBdr>
        <w:top w:val="none" w:sz="0" w:space="0" w:color="auto"/>
        <w:left w:val="none" w:sz="0" w:space="0" w:color="auto"/>
        <w:bottom w:val="none" w:sz="0" w:space="0" w:color="auto"/>
        <w:right w:val="none" w:sz="0" w:space="0" w:color="auto"/>
      </w:divBdr>
    </w:div>
    <w:div w:id="366027497">
      <w:bodyDiv w:val="1"/>
      <w:marLeft w:val="0"/>
      <w:marRight w:val="0"/>
      <w:marTop w:val="0"/>
      <w:marBottom w:val="0"/>
      <w:divBdr>
        <w:top w:val="none" w:sz="0" w:space="0" w:color="auto"/>
        <w:left w:val="none" w:sz="0" w:space="0" w:color="auto"/>
        <w:bottom w:val="none" w:sz="0" w:space="0" w:color="auto"/>
        <w:right w:val="none" w:sz="0" w:space="0" w:color="auto"/>
      </w:divBdr>
    </w:div>
    <w:div w:id="377820897">
      <w:bodyDiv w:val="1"/>
      <w:marLeft w:val="0"/>
      <w:marRight w:val="0"/>
      <w:marTop w:val="0"/>
      <w:marBottom w:val="0"/>
      <w:divBdr>
        <w:top w:val="none" w:sz="0" w:space="0" w:color="auto"/>
        <w:left w:val="none" w:sz="0" w:space="0" w:color="auto"/>
        <w:bottom w:val="none" w:sz="0" w:space="0" w:color="auto"/>
        <w:right w:val="none" w:sz="0" w:space="0" w:color="auto"/>
      </w:divBdr>
    </w:div>
    <w:div w:id="399714804">
      <w:bodyDiv w:val="1"/>
      <w:marLeft w:val="0"/>
      <w:marRight w:val="0"/>
      <w:marTop w:val="0"/>
      <w:marBottom w:val="0"/>
      <w:divBdr>
        <w:top w:val="none" w:sz="0" w:space="0" w:color="auto"/>
        <w:left w:val="none" w:sz="0" w:space="0" w:color="auto"/>
        <w:bottom w:val="none" w:sz="0" w:space="0" w:color="auto"/>
        <w:right w:val="none" w:sz="0" w:space="0" w:color="auto"/>
      </w:divBdr>
    </w:div>
    <w:div w:id="408189216">
      <w:bodyDiv w:val="1"/>
      <w:marLeft w:val="0"/>
      <w:marRight w:val="0"/>
      <w:marTop w:val="0"/>
      <w:marBottom w:val="0"/>
      <w:divBdr>
        <w:top w:val="none" w:sz="0" w:space="0" w:color="auto"/>
        <w:left w:val="none" w:sz="0" w:space="0" w:color="auto"/>
        <w:bottom w:val="none" w:sz="0" w:space="0" w:color="auto"/>
        <w:right w:val="none" w:sz="0" w:space="0" w:color="auto"/>
      </w:divBdr>
    </w:div>
    <w:div w:id="419180835">
      <w:bodyDiv w:val="1"/>
      <w:marLeft w:val="0"/>
      <w:marRight w:val="0"/>
      <w:marTop w:val="0"/>
      <w:marBottom w:val="0"/>
      <w:divBdr>
        <w:top w:val="none" w:sz="0" w:space="0" w:color="auto"/>
        <w:left w:val="none" w:sz="0" w:space="0" w:color="auto"/>
        <w:bottom w:val="none" w:sz="0" w:space="0" w:color="auto"/>
        <w:right w:val="none" w:sz="0" w:space="0" w:color="auto"/>
      </w:divBdr>
    </w:div>
    <w:div w:id="426268587">
      <w:bodyDiv w:val="1"/>
      <w:marLeft w:val="0"/>
      <w:marRight w:val="0"/>
      <w:marTop w:val="0"/>
      <w:marBottom w:val="0"/>
      <w:divBdr>
        <w:top w:val="none" w:sz="0" w:space="0" w:color="auto"/>
        <w:left w:val="none" w:sz="0" w:space="0" w:color="auto"/>
        <w:bottom w:val="none" w:sz="0" w:space="0" w:color="auto"/>
        <w:right w:val="none" w:sz="0" w:space="0" w:color="auto"/>
      </w:divBdr>
    </w:div>
    <w:div w:id="436290653">
      <w:bodyDiv w:val="1"/>
      <w:marLeft w:val="0"/>
      <w:marRight w:val="0"/>
      <w:marTop w:val="0"/>
      <w:marBottom w:val="0"/>
      <w:divBdr>
        <w:top w:val="none" w:sz="0" w:space="0" w:color="auto"/>
        <w:left w:val="none" w:sz="0" w:space="0" w:color="auto"/>
        <w:bottom w:val="none" w:sz="0" w:space="0" w:color="auto"/>
        <w:right w:val="none" w:sz="0" w:space="0" w:color="auto"/>
      </w:divBdr>
    </w:div>
    <w:div w:id="473765270">
      <w:bodyDiv w:val="1"/>
      <w:marLeft w:val="0"/>
      <w:marRight w:val="0"/>
      <w:marTop w:val="0"/>
      <w:marBottom w:val="0"/>
      <w:divBdr>
        <w:top w:val="none" w:sz="0" w:space="0" w:color="auto"/>
        <w:left w:val="none" w:sz="0" w:space="0" w:color="auto"/>
        <w:bottom w:val="none" w:sz="0" w:space="0" w:color="auto"/>
        <w:right w:val="none" w:sz="0" w:space="0" w:color="auto"/>
      </w:divBdr>
    </w:div>
    <w:div w:id="480538855">
      <w:bodyDiv w:val="1"/>
      <w:marLeft w:val="0"/>
      <w:marRight w:val="0"/>
      <w:marTop w:val="0"/>
      <w:marBottom w:val="0"/>
      <w:divBdr>
        <w:top w:val="none" w:sz="0" w:space="0" w:color="auto"/>
        <w:left w:val="none" w:sz="0" w:space="0" w:color="auto"/>
        <w:bottom w:val="none" w:sz="0" w:space="0" w:color="auto"/>
        <w:right w:val="none" w:sz="0" w:space="0" w:color="auto"/>
      </w:divBdr>
    </w:div>
    <w:div w:id="483393595">
      <w:bodyDiv w:val="1"/>
      <w:marLeft w:val="0"/>
      <w:marRight w:val="0"/>
      <w:marTop w:val="0"/>
      <w:marBottom w:val="0"/>
      <w:divBdr>
        <w:top w:val="none" w:sz="0" w:space="0" w:color="auto"/>
        <w:left w:val="none" w:sz="0" w:space="0" w:color="auto"/>
        <w:bottom w:val="none" w:sz="0" w:space="0" w:color="auto"/>
        <w:right w:val="none" w:sz="0" w:space="0" w:color="auto"/>
      </w:divBdr>
    </w:div>
    <w:div w:id="518005734">
      <w:bodyDiv w:val="1"/>
      <w:marLeft w:val="0"/>
      <w:marRight w:val="0"/>
      <w:marTop w:val="0"/>
      <w:marBottom w:val="0"/>
      <w:divBdr>
        <w:top w:val="none" w:sz="0" w:space="0" w:color="auto"/>
        <w:left w:val="none" w:sz="0" w:space="0" w:color="auto"/>
        <w:bottom w:val="none" w:sz="0" w:space="0" w:color="auto"/>
        <w:right w:val="none" w:sz="0" w:space="0" w:color="auto"/>
      </w:divBdr>
    </w:div>
    <w:div w:id="544610799">
      <w:bodyDiv w:val="1"/>
      <w:marLeft w:val="0"/>
      <w:marRight w:val="0"/>
      <w:marTop w:val="0"/>
      <w:marBottom w:val="0"/>
      <w:divBdr>
        <w:top w:val="none" w:sz="0" w:space="0" w:color="auto"/>
        <w:left w:val="none" w:sz="0" w:space="0" w:color="auto"/>
        <w:bottom w:val="none" w:sz="0" w:space="0" w:color="auto"/>
        <w:right w:val="none" w:sz="0" w:space="0" w:color="auto"/>
      </w:divBdr>
    </w:div>
    <w:div w:id="570653676">
      <w:bodyDiv w:val="1"/>
      <w:marLeft w:val="0"/>
      <w:marRight w:val="0"/>
      <w:marTop w:val="0"/>
      <w:marBottom w:val="0"/>
      <w:divBdr>
        <w:top w:val="none" w:sz="0" w:space="0" w:color="auto"/>
        <w:left w:val="none" w:sz="0" w:space="0" w:color="auto"/>
        <w:bottom w:val="none" w:sz="0" w:space="0" w:color="auto"/>
        <w:right w:val="none" w:sz="0" w:space="0" w:color="auto"/>
      </w:divBdr>
    </w:div>
    <w:div w:id="571891766">
      <w:bodyDiv w:val="1"/>
      <w:marLeft w:val="0"/>
      <w:marRight w:val="0"/>
      <w:marTop w:val="0"/>
      <w:marBottom w:val="0"/>
      <w:divBdr>
        <w:top w:val="none" w:sz="0" w:space="0" w:color="auto"/>
        <w:left w:val="none" w:sz="0" w:space="0" w:color="auto"/>
        <w:bottom w:val="none" w:sz="0" w:space="0" w:color="auto"/>
        <w:right w:val="none" w:sz="0" w:space="0" w:color="auto"/>
      </w:divBdr>
    </w:div>
    <w:div w:id="594702954">
      <w:bodyDiv w:val="1"/>
      <w:marLeft w:val="0"/>
      <w:marRight w:val="0"/>
      <w:marTop w:val="0"/>
      <w:marBottom w:val="0"/>
      <w:divBdr>
        <w:top w:val="none" w:sz="0" w:space="0" w:color="auto"/>
        <w:left w:val="none" w:sz="0" w:space="0" w:color="auto"/>
        <w:bottom w:val="none" w:sz="0" w:space="0" w:color="auto"/>
        <w:right w:val="none" w:sz="0" w:space="0" w:color="auto"/>
      </w:divBdr>
    </w:div>
    <w:div w:id="599917171">
      <w:bodyDiv w:val="1"/>
      <w:marLeft w:val="0"/>
      <w:marRight w:val="0"/>
      <w:marTop w:val="0"/>
      <w:marBottom w:val="0"/>
      <w:divBdr>
        <w:top w:val="none" w:sz="0" w:space="0" w:color="auto"/>
        <w:left w:val="none" w:sz="0" w:space="0" w:color="auto"/>
        <w:bottom w:val="none" w:sz="0" w:space="0" w:color="auto"/>
        <w:right w:val="none" w:sz="0" w:space="0" w:color="auto"/>
      </w:divBdr>
    </w:div>
    <w:div w:id="608859604">
      <w:bodyDiv w:val="1"/>
      <w:marLeft w:val="0"/>
      <w:marRight w:val="0"/>
      <w:marTop w:val="0"/>
      <w:marBottom w:val="0"/>
      <w:divBdr>
        <w:top w:val="none" w:sz="0" w:space="0" w:color="auto"/>
        <w:left w:val="none" w:sz="0" w:space="0" w:color="auto"/>
        <w:bottom w:val="none" w:sz="0" w:space="0" w:color="auto"/>
        <w:right w:val="none" w:sz="0" w:space="0" w:color="auto"/>
      </w:divBdr>
    </w:div>
    <w:div w:id="638532531">
      <w:bodyDiv w:val="1"/>
      <w:marLeft w:val="0"/>
      <w:marRight w:val="0"/>
      <w:marTop w:val="0"/>
      <w:marBottom w:val="0"/>
      <w:divBdr>
        <w:top w:val="none" w:sz="0" w:space="0" w:color="auto"/>
        <w:left w:val="none" w:sz="0" w:space="0" w:color="auto"/>
        <w:bottom w:val="none" w:sz="0" w:space="0" w:color="auto"/>
        <w:right w:val="none" w:sz="0" w:space="0" w:color="auto"/>
      </w:divBdr>
    </w:div>
    <w:div w:id="638725977">
      <w:bodyDiv w:val="1"/>
      <w:marLeft w:val="0"/>
      <w:marRight w:val="0"/>
      <w:marTop w:val="0"/>
      <w:marBottom w:val="0"/>
      <w:divBdr>
        <w:top w:val="none" w:sz="0" w:space="0" w:color="auto"/>
        <w:left w:val="none" w:sz="0" w:space="0" w:color="auto"/>
        <w:bottom w:val="none" w:sz="0" w:space="0" w:color="auto"/>
        <w:right w:val="none" w:sz="0" w:space="0" w:color="auto"/>
      </w:divBdr>
    </w:div>
    <w:div w:id="641613755">
      <w:bodyDiv w:val="1"/>
      <w:marLeft w:val="0"/>
      <w:marRight w:val="0"/>
      <w:marTop w:val="0"/>
      <w:marBottom w:val="0"/>
      <w:divBdr>
        <w:top w:val="none" w:sz="0" w:space="0" w:color="auto"/>
        <w:left w:val="none" w:sz="0" w:space="0" w:color="auto"/>
        <w:bottom w:val="none" w:sz="0" w:space="0" w:color="auto"/>
        <w:right w:val="none" w:sz="0" w:space="0" w:color="auto"/>
      </w:divBdr>
    </w:div>
    <w:div w:id="653337375">
      <w:bodyDiv w:val="1"/>
      <w:marLeft w:val="0"/>
      <w:marRight w:val="0"/>
      <w:marTop w:val="0"/>
      <w:marBottom w:val="0"/>
      <w:divBdr>
        <w:top w:val="none" w:sz="0" w:space="0" w:color="auto"/>
        <w:left w:val="none" w:sz="0" w:space="0" w:color="auto"/>
        <w:bottom w:val="none" w:sz="0" w:space="0" w:color="auto"/>
        <w:right w:val="none" w:sz="0" w:space="0" w:color="auto"/>
      </w:divBdr>
    </w:div>
    <w:div w:id="669137058">
      <w:bodyDiv w:val="1"/>
      <w:marLeft w:val="0"/>
      <w:marRight w:val="0"/>
      <w:marTop w:val="0"/>
      <w:marBottom w:val="0"/>
      <w:divBdr>
        <w:top w:val="none" w:sz="0" w:space="0" w:color="auto"/>
        <w:left w:val="none" w:sz="0" w:space="0" w:color="auto"/>
        <w:bottom w:val="none" w:sz="0" w:space="0" w:color="auto"/>
        <w:right w:val="none" w:sz="0" w:space="0" w:color="auto"/>
      </w:divBdr>
    </w:div>
    <w:div w:id="676081054">
      <w:bodyDiv w:val="1"/>
      <w:marLeft w:val="0"/>
      <w:marRight w:val="0"/>
      <w:marTop w:val="0"/>
      <w:marBottom w:val="0"/>
      <w:divBdr>
        <w:top w:val="none" w:sz="0" w:space="0" w:color="auto"/>
        <w:left w:val="none" w:sz="0" w:space="0" w:color="auto"/>
        <w:bottom w:val="none" w:sz="0" w:space="0" w:color="auto"/>
        <w:right w:val="none" w:sz="0" w:space="0" w:color="auto"/>
      </w:divBdr>
    </w:div>
    <w:div w:id="683241185">
      <w:bodyDiv w:val="1"/>
      <w:marLeft w:val="0"/>
      <w:marRight w:val="0"/>
      <w:marTop w:val="0"/>
      <w:marBottom w:val="0"/>
      <w:divBdr>
        <w:top w:val="none" w:sz="0" w:space="0" w:color="auto"/>
        <w:left w:val="none" w:sz="0" w:space="0" w:color="auto"/>
        <w:bottom w:val="none" w:sz="0" w:space="0" w:color="auto"/>
        <w:right w:val="none" w:sz="0" w:space="0" w:color="auto"/>
      </w:divBdr>
    </w:div>
    <w:div w:id="724643488">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20732273">
      <w:bodyDiv w:val="1"/>
      <w:marLeft w:val="0"/>
      <w:marRight w:val="0"/>
      <w:marTop w:val="0"/>
      <w:marBottom w:val="0"/>
      <w:divBdr>
        <w:top w:val="none" w:sz="0" w:space="0" w:color="auto"/>
        <w:left w:val="none" w:sz="0" w:space="0" w:color="auto"/>
        <w:bottom w:val="none" w:sz="0" w:space="0" w:color="auto"/>
        <w:right w:val="none" w:sz="0" w:space="0" w:color="auto"/>
      </w:divBdr>
    </w:div>
    <w:div w:id="859855615">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26421991">
      <w:bodyDiv w:val="1"/>
      <w:marLeft w:val="0"/>
      <w:marRight w:val="0"/>
      <w:marTop w:val="0"/>
      <w:marBottom w:val="0"/>
      <w:divBdr>
        <w:top w:val="none" w:sz="0" w:space="0" w:color="auto"/>
        <w:left w:val="none" w:sz="0" w:space="0" w:color="auto"/>
        <w:bottom w:val="none" w:sz="0" w:space="0" w:color="auto"/>
        <w:right w:val="none" w:sz="0" w:space="0" w:color="auto"/>
      </w:divBdr>
    </w:div>
    <w:div w:id="971401307">
      <w:bodyDiv w:val="1"/>
      <w:marLeft w:val="0"/>
      <w:marRight w:val="0"/>
      <w:marTop w:val="0"/>
      <w:marBottom w:val="0"/>
      <w:divBdr>
        <w:top w:val="none" w:sz="0" w:space="0" w:color="auto"/>
        <w:left w:val="none" w:sz="0" w:space="0" w:color="auto"/>
        <w:bottom w:val="none" w:sz="0" w:space="0" w:color="auto"/>
        <w:right w:val="none" w:sz="0" w:space="0" w:color="auto"/>
      </w:divBdr>
    </w:div>
    <w:div w:id="974065275">
      <w:bodyDiv w:val="1"/>
      <w:marLeft w:val="0"/>
      <w:marRight w:val="0"/>
      <w:marTop w:val="0"/>
      <w:marBottom w:val="0"/>
      <w:divBdr>
        <w:top w:val="none" w:sz="0" w:space="0" w:color="auto"/>
        <w:left w:val="none" w:sz="0" w:space="0" w:color="auto"/>
        <w:bottom w:val="none" w:sz="0" w:space="0" w:color="auto"/>
        <w:right w:val="none" w:sz="0" w:space="0" w:color="auto"/>
      </w:divBdr>
    </w:div>
    <w:div w:id="998538027">
      <w:bodyDiv w:val="1"/>
      <w:marLeft w:val="0"/>
      <w:marRight w:val="0"/>
      <w:marTop w:val="0"/>
      <w:marBottom w:val="0"/>
      <w:divBdr>
        <w:top w:val="none" w:sz="0" w:space="0" w:color="auto"/>
        <w:left w:val="none" w:sz="0" w:space="0" w:color="auto"/>
        <w:bottom w:val="none" w:sz="0" w:space="0" w:color="auto"/>
        <w:right w:val="none" w:sz="0" w:space="0" w:color="auto"/>
      </w:divBdr>
    </w:div>
    <w:div w:id="1030451228">
      <w:bodyDiv w:val="1"/>
      <w:marLeft w:val="0"/>
      <w:marRight w:val="0"/>
      <w:marTop w:val="0"/>
      <w:marBottom w:val="0"/>
      <w:divBdr>
        <w:top w:val="none" w:sz="0" w:space="0" w:color="auto"/>
        <w:left w:val="none" w:sz="0" w:space="0" w:color="auto"/>
        <w:bottom w:val="none" w:sz="0" w:space="0" w:color="auto"/>
        <w:right w:val="none" w:sz="0" w:space="0" w:color="auto"/>
      </w:divBdr>
    </w:div>
    <w:div w:id="1070300965">
      <w:bodyDiv w:val="1"/>
      <w:marLeft w:val="0"/>
      <w:marRight w:val="0"/>
      <w:marTop w:val="0"/>
      <w:marBottom w:val="0"/>
      <w:divBdr>
        <w:top w:val="none" w:sz="0" w:space="0" w:color="auto"/>
        <w:left w:val="none" w:sz="0" w:space="0" w:color="auto"/>
        <w:bottom w:val="none" w:sz="0" w:space="0" w:color="auto"/>
        <w:right w:val="none" w:sz="0" w:space="0" w:color="auto"/>
      </w:divBdr>
    </w:div>
    <w:div w:id="1091005762">
      <w:bodyDiv w:val="1"/>
      <w:marLeft w:val="0"/>
      <w:marRight w:val="0"/>
      <w:marTop w:val="0"/>
      <w:marBottom w:val="0"/>
      <w:divBdr>
        <w:top w:val="none" w:sz="0" w:space="0" w:color="auto"/>
        <w:left w:val="none" w:sz="0" w:space="0" w:color="auto"/>
        <w:bottom w:val="none" w:sz="0" w:space="0" w:color="auto"/>
        <w:right w:val="none" w:sz="0" w:space="0" w:color="auto"/>
      </w:divBdr>
    </w:div>
    <w:div w:id="1097823993">
      <w:bodyDiv w:val="1"/>
      <w:marLeft w:val="0"/>
      <w:marRight w:val="0"/>
      <w:marTop w:val="0"/>
      <w:marBottom w:val="0"/>
      <w:divBdr>
        <w:top w:val="none" w:sz="0" w:space="0" w:color="auto"/>
        <w:left w:val="none" w:sz="0" w:space="0" w:color="auto"/>
        <w:bottom w:val="none" w:sz="0" w:space="0" w:color="auto"/>
        <w:right w:val="none" w:sz="0" w:space="0" w:color="auto"/>
      </w:divBdr>
    </w:div>
    <w:div w:id="1100838538">
      <w:bodyDiv w:val="1"/>
      <w:marLeft w:val="0"/>
      <w:marRight w:val="0"/>
      <w:marTop w:val="0"/>
      <w:marBottom w:val="0"/>
      <w:divBdr>
        <w:top w:val="none" w:sz="0" w:space="0" w:color="auto"/>
        <w:left w:val="none" w:sz="0" w:space="0" w:color="auto"/>
        <w:bottom w:val="none" w:sz="0" w:space="0" w:color="auto"/>
        <w:right w:val="none" w:sz="0" w:space="0" w:color="auto"/>
      </w:divBdr>
      <w:divsChild>
        <w:div w:id="373702876">
          <w:marLeft w:val="0"/>
          <w:marRight w:val="0"/>
          <w:marTop w:val="0"/>
          <w:marBottom w:val="0"/>
          <w:divBdr>
            <w:top w:val="none" w:sz="0" w:space="0" w:color="auto"/>
            <w:left w:val="none" w:sz="0" w:space="0" w:color="auto"/>
            <w:bottom w:val="none" w:sz="0" w:space="0" w:color="auto"/>
            <w:right w:val="none" w:sz="0" w:space="0" w:color="auto"/>
          </w:divBdr>
        </w:div>
        <w:div w:id="566573873">
          <w:marLeft w:val="0"/>
          <w:marRight w:val="0"/>
          <w:marTop w:val="0"/>
          <w:marBottom w:val="0"/>
          <w:divBdr>
            <w:top w:val="single" w:sz="2" w:space="0" w:color="D9D9E3"/>
            <w:left w:val="single" w:sz="2" w:space="0" w:color="D9D9E3"/>
            <w:bottom w:val="single" w:sz="2" w:space="0" w:color="D9D9E3"/>
            <w:right w:val="single" w:sz="2" w:space="0" w:color="D9D9E3"/>
          </w:divBdr>
          <w:divsChild>
            <w:div w:id="2098357292">
              <w:marLeft w:val="0"/>
              <w:marRight w:val="0"/>
              <w:marTop w:val="0"/>
              <w:marBottom w:val="0"/>
              <w:divBdr>
                <w:top w:val="single" w:sz="2" w:space="0" w:color="D9D9E3"/>
                <w:left w:val="single" w:sz="2" w:space="0" w:color="D9D9E3"/>
                <w:bottom w:val="single" w:sz="2" w:space="0" w:color="D9D9E3"/>
                <w:right w:val="single" w:sz="2" w:space="0" w:color="D9D9E3"/>
              </w:divBdr>
              <w:divsChild>
                <w:div w:id="806778394">
                  <w:marLeft w:val="0"/>
                  <w:marRight w:val="0"/>
                  <w:marTop w:val="0"/>
                  <w:marBottom w:val="0"/>
                  <w:divBdr>
                    <w:top w:val="single" w:sz="2" w:space="0" w:color="D9D9E3"/>
                    <w:left w:val="single" w:sz="2" w:space="0" w:color="D9D9E3"/>
                    <w:bottom w:val="single" w:sz="2" w:space="0" w:color="D9D9E3"/>
                    <w:right w:val="single" w:sz="2" w:space="0" w:color="D9D9E3"/>
                  </w:divBdr>
                  <w:divsChild>
                    <w:div w:id="815268268">
                      <w:marLeft w:val="0"/>
                      <w:marRight w:val="0"/>
                      <w:marTop w:val="0"/>
                      <w:marBottom w:val="0"/>
                      <w:divBdr>
                        <w:top w:val="single" w:sz="2" w:space="0" w:color="D9D9E3"/>
                        <w:left w:val="single" w:sz="2" w:space="0" w:color="D9D9E3"/>
                        <w:bottom w:val="single" w:sz="2" w:space="0" w:color="D9D9E3"/>
                        <w:right w:val="single" w:sz="2" w:space="0" w:color="D9D9E3"/>
                      </w:divBdr>
                      <w:divsChild>
                        <w:div w:id="758908252">
                          <w:marLeft w:val="0"/>
                          <w:marRight w:val="0"/>
                          <w:marTop w:val="0"/>
                          <w:marBottom w:val="0"/>
                          <w:divBdr>
                            <w:top w:val="single" w:sz="2" w:space="0" w:color="D9D9E3"/>
                            <w:left w:val="single" w:sz="2" w:space="0" w:color="D9D9E3"/>
                            <w:bottom w:val="single" w:sz="2" w:space="0" w:color="D9D9E3"/>
                            <w:right w:val="single" w:sz="2" w:space="0" w:color="D9D9E3"/>
                          </w:divBdr>
                          <w:divsChild>
                            <w:div w:id="35219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825">
                                  <w:marLeft w:val="0"/>
                                  <w:marRight w:val="0"/>
                                  <w:marTop w:val="0"/>
                                  <w:marBottom w:val="0"/>
                                  <w:divBdr>
                                    <w:top w:val="single" w:sz="2" w:space="0" w:color="D9D9E3"/>
                                    <w:left w:val="single" w:sz="2" w:space="0" w:color="D9D9E3"/>
                                    <w:bottom w:val="single" w:sz="2" w:space="0" w:color="D9D9E3"/>
                                    <w:right w:val="single" w:sz="2" w:space="0" w:color="D9D9E3"/>
                                  </w:divBdr>
                                  <w:divsChild>
                                    <w:div w:id="606159991">
                                      <w:marLeft w:val="0"/>
                                      <w:marRight w:val="0"/>
                                      <w:marTop w:val="0"/>
                                      <w:marBottom w:val="0"/>
                                      <w:divBdr>
                                        <w:top w:val="single" w:sz="2" w:space="0" w:color="D9D9E3"/>
                                        <w:left w:val="single" w:sz="2" w:space="0" w:color="D9D9E3"/>
                                        <w:bottom w:val="single" w:sz="2" w:space="0" w:color="D9D9E3"/>
                                        <w:right w:val="single" w:sz="2" w:space="0" w:color="D9D9E3"/>
                                      </w:divBdr>
                                      <w:divsChild>
                                        <w:div w:id="608583248">
                                          <w:marLeft w:val="0"/>
                                          <w:marRight w:val="0"/>
                                          <w:marTop w:val="0"/>
                                          <w:marBottom w:val="0"/>
                                          <w:divBdr>
                                            <w:top w:val="single" w:sz="2" w:space="0" w:color="D9D9E3"/>
                                            <w:left w:val="single" w:sz="2" w:space="0" w:color="D9D9E3"/>
                                            <w:bottom w:val="single" w:sz="2" w:space="0" w:color="D9D9E3"/>
                                            <w:right w:val="single" w:sz="2" w:space="0" w:color="D9D9E3"/>
                                          </w:divBdr>
                                          <w:divsChild>
                                            <w:div w:id="394814969">
                                              <w:marLeft w:val="0"/>
                                              <w:marRight w:val="0"/>
                                              <w:marTop w:val="0"/>
                                              <w:marBottom w:val="0"/>
                                              <w:divBdr>
                                                <w:top w:val="single" w:sz="2" w:space="0" w:color="D9D9E3"/>
                                                <w:left w:val="single" w:sz="2" w:space="0" w:color="D9D9E3"/>
                                                <w:bottom w:val="single" w:sz="2" w:space="0" w:color="D9D9E3"/>
                                                <w:right w:val="single" w:sz="2" w:space="0" w:color="D9D9E3"/>
                                              </w:divBdr>
                                              <w:divsChild>
                                                <w:div w:id="1751154033">
                                                  <w:marLeft w:val="0"/>
                                                  <w:marRight w:val="0"/>
                                                  <w:marTop w:val="0"/>
                                                  <w:marBottom w:val="0"/>
                                                  <w:divBdr>
                                                    <w:top w:val="single" w:sz="2" w:space="0" w:color="D9D9E3"/>
                                                    <w:left w:val="single" w:sz="2" w:space="0" w:color="D9D9E3"/>
                                                    <w:bottom w:val="single" w:sz="2" w:space="0" w:color="D9D9E3"/>
                                                    <w:right w:val="single" w:sz="2" w:space="0" w:color="D9D9E3"/>
                                                  </w:divBdr>
                                                  <w:divsChild>
                                                    <w:div w:id="151815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50900668">
      <w:bodyDiv w:val="1"/>
      <w:marLeft w:val="0"/>
      <w:marRight w:val="0"/>
      <w:marTop w:val="0"/>
      <w:marBottom w:val="0"/>
      <w:divBdr>
        <w:top w:val="none" w:sz="0" w:space="0" w:color="auto"/>
        <w:left w:val="none" w:sz="0" w:space="0" w:color="auto"/>
        <w:bottom w:val="none" w:sz="0" w:space="0" w:color="auto"/>
        <w:right w:val="none" w:sz="0" w:space="0" w:color="auto"/>
      </w:divBdr>
    </w:div>
    <w:div w:id="1178928741">
      <w:bodyDiv w:val="1"/>
      <w:marLeft w:val="0"/>
      <w:marRight w:val="0"/>
      <w:marTop w:val="0"/>
      <w:marBottom w:val="0"/>
      <w:divBdr>
        <w:top w:val="none" w:sz="0" w:space="0" w:color="auto"/>
        <w:left w:val="none" w:sz="0" w:space="0" w:color="auto"/>
        <w:bottom w:val="none" w:sz="0" w:space="0" w:color="auto"/>
        <w:right w:val="none" w:sz="0" w:space="0" w:color="auto"/>
      </w:divBdr>
    </w:div>
    <w:div w:id="1206411175">
      <w:bodyDiv w:val="1"/>
      <w:marLeft w:val="0"/>
      <w:marRight w:val="0"/>
      <w:marTop w:val="0"/>
      <w:marBottom w:val="0"/>
      <w:divBdr>
        <w:top w:val="none" w:sz="0" w:space="0" w:color="auto"/>
        <w:left w:val="none" w:sz="0" w:space="0" w:color="auto"/>
        <w:bottom w:val="none" w:sz="0" w:space="0" w:color="auto"/>
        <w:right w:val="none" w:sz="0" w:space="0" w:color="auto"/>
      </w:divBdr>
    </w:div>
    <w:div w:id="1210343100">
      <w:bodyDiv w:val="1"/>
      <w:marLeft w:val="0"/>
      <w:marRight w:val="0"/>
      <w:marTop w:val="0"/>
      <w:marBottom w:val="0"/>
      <w:divBdr>
        <w:top w:val="none" w:sz="0" w:space="0" w:color="auto"/>
        <w:left w:val="none" w:sz="0" w:space="0" w:color="auto"/>
        <w:bottom w:val="none" w:sz="0" w:space="0" w:color="auto"/>
        <w:right w:val="none" w:sz="0" w:space="0" w:color="auto"/>
      </w:divBdr>
    </w:div>
    <w:div w:id="1212233233">
      <w:bodyDiv w:val="1"/>
      <w:marLeft w:val="0"/>
      <w:marRight w:val="0"/>
      <w:marTop w:val="0"/>
      <w:marBottom w:val="0"/>
      <w:divBdr>
        <w:top w:val="none" w:sz="0" w:space="0" w:color="auto"/>
        <w:left w:val="none" w:sz="0" w:space="0" w:color="auto"/>
        <w:bottom w:val="none" w:sz="0" w:space="0" w:color="auto"/>
        <w:right w:val="none" w:sz="0" w:space="0" w:color="auto"/>
      </w:divBdr>
    </w:div>
    <w:div w:id="1222868427">
      <w:bodyDiv w:val="1"/>
      <w:marLeft w:val="0"/>
      <w:marRight w:val="0"/>
      <w:marTop w:val="0"/>
      <w:marBottom w:val="0"/>
      <w:divBdr>
        <w:top w:val="none" w:sz="0" w:space="0" w:color="auto"/>
        <w:left w:val="none" w:sz="0" w:space="0" w:color="auto"/>
        <w:bottom w:val="none" w:sz="0" w:space="0" w:color="auto"/>
        <w:right w:val="none" w:sz="0" w:space="0" w:color="auto"/>
      </w:divBdr>
    </w:div>
    <w:div w:id="1230921068">
      <w:bodyDiv w:val="1"/>
      <w:marLeft w:val="0"/>
      <w:marRight w:val="0"/>
      <w:marTop w:val="0"/>
      <w:marBottom w:val="0"/>
      <w:divBdr>
        <w:top w:val="none" w:sz="0" w:space="0" w:color="auto"/>
        <w:left w:val="none" w:sz="0" w:space="0" w:color="auto"/>
        <w:bottom w:val="none" w:sz="0" w:space="0" w:color="auto"/>
        <w:right w:val="none" w:sz="0" w:space="0" w:color="auto"/>
      </w:divBdr>
    </w:div>
    <w:div w:id="1245187259">
      <w:bodyDiv w:val="1"/>
      <w:marLeft w:val="0"/>
      <w:marRight w:val="0"/>
      <w:marTop w:val="0"/>
      <w:marBottom w:val="0"/>
      <w:divBdr>
        <w:top w:val="none" w:sz="0" w:space="0" w:color="auto"/>
        <w:left w:val="none" w:sz="0" w:space="0" w:color="auto"/>
        <w:bottom w:val="none" w:sz="0" w:space="0" w:color="auto"/>
        <w:right w:val="none" w:sz="0" w:space="0" w:color="auto"/>
      </w:divBdr>
    </w:div>
    <w:div w:id="1295600814">
      <w:bodyDiv w:val="1"/>
      <w:marLeft w:val="0"/>
      <w:marRight w:val="0"/>
      <w:marTop w:val="0"/>
      <w:marBottom w:val="0"/>
      <w:divBdr>
        <w:top w:val="none" w:sz="0" w:space="0" w:color="auto"/>
        <w:left w:val="none" w:sz="0" w:space="0" w:color="auto"/>
        <w:bottom w:val="none" w:sz="0" w:space="0" w:color="auto"/>
        <w:right w:val="none" w:sz="0" w:space="0" w:color="auto"/>
      </w:divBdr>
    </w:div>
    <w:div w:id="1350645064">
      <w:bodyDiv w:val="1"/>
      <w:marLeft w:val="0"/>
      <w:marRight w:val="0"/>
      <w:marTop w:val="0"/>
      <w:marBottom w:val="0"/>
      <w:divBdr>
        <w:top w:val="none" w:sz="0" w:space="0" w:color="auto"/>
        <w:left w:val="none" w:sz="0" w:space="0" w:color="auto"/>
        <w:bottom w:val="none" w:sz="0" w:space="0" w:color="auto"/>
        <w:right w:val="none" w:sz="0" w:space="0" w:color="auto"/>
      </w:divBdr>
      <w:divsChild>
        <w:div w:id="1619870938">
          <w:marLeft w:val="0"/>
          <w:marRight w:val="0"/>
          <w:marTop w:val="0"/>
          <w:marBottom w:val="0"/>
          <w:divBdr>
            <w:top w:val="single" w:sz="2" w:space="0" w:color="D9D9E3"/>
            <w:left w:val="single" w:sz="2" w:space="0" w:color="D9D9E3"/>
            <w:bottom w:val="single" w:sz="2" w:space="0" w:color="D9D9E3"/>
            <w:right w:val="single" w:sz="2" w:space="0" w:color="D9D9E3"/>
          </w:divBdr>
          <w:divsChild>
            <w:div w:id="684140246">
              <w:marLeft w:val="0"/>
              <w:marRight w:val="0"/>
              <w:marTop w:val="0"/>
              <w:marBottom w:val="0"/>
              <w:divBdr>
                <w:top w:val="single" w:sz="2" w:space="0" w:color="D9D9E3"/>
                <w:left w:val="single" w:sz="2" w:space="0" w:color="D9D9E3"/>
                <w:bottom w:val="single" w:sz="2" w:space="0" w:color="D9D9E3"/>
                <w:right w:val="single" w:sz="2" w:space="0" w:color="D9D9E3"/>
              </w:divBdr>
              <w:divsChild>
                <w:div w:id="2117290193">
                  <w:marLeft w:val="0"/>
                  <w:marRight w:val="0"/>
                  <w:marTop w:val="0"/>
                  <w:marBottom w:val="0"/>
                  <w:divBdr>
                    <w:top w:val="single" w:sz="2" w:space="0" w:color="D9D9E3"/>
                    <w:left w:val="single" w:sz="2" w:space="0" w:color="D9D9E3"/>
                    <w:bottom w:val="single" w:sz="2" w:space="0" w:color="D9D9E3"/>
                    <w:right w:val="single" w:sz="2" w:space="0" w:color="D9D9E3"/>
                  </w:divBdr>
                  <w:divsChild>
                    <w:div w:id="1927496615">
                      <w:marLeft w:val="0"/>
                      <w:marRight w:val="0"/>
                      <w:marTop w:val="0"/>
                      <w:marBottom w:val="0"/>
                      <w:divBdr>
                        <w:top w:val="single" w:sz="2" w:space="0" w:color="D9D9E3"/>
                        <w:left w:val="single" w:sz="2" w:space="0" w:color="D9D9E3"/>
                        <w:bottom w:val="single" w:sz="2" w:space="0" w:color="D9D9E3"/>
                        <w:right w:val="single" w:sz="2" w:space="0" w:color="D9D9E3"/>
                      </w:divBdr>
                      <w:divsChild>
                        <w:div w:id="184684144">
                          <w:marLeft w:val="0"/>
                          <w:marRight w:val="0"/>
                          <w:marTop w:val="0"/>
                          <w:marBottom w:val="0"/>
                          <w:divBdr>
                            <w:top w:val="single" w:sz="2" w:space="0" w:color="D9D9E3"/>
                            <w:left w:val="single" w:sz="2" w:space="0" w:color="D9D9E3"/>
                            <w:bottom w:val="single" w:sz="2" w:space="0" w:color="D9D9E3"/>
                            <w:right w:val="single" w:sz="2" w:space="0" w:color="D9D9E3"/>
                          </w:divBdr>
                          <w:divsChild>
                            <w:div w:id="2139175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640507">
                                  <w:marLeft w:val="0"/>
                                  <w:marRight w:val="0"/>
                                  <w:marTop w:val="0"/>
                                  <w:marBottom w:val="0"/>
                                  <w:divBdr>
                                    <w:top w:val="single" w:sz="2" w:space="0" w:color="D9D9E3"/>
                                    <w:left w:val="single" w:sz="2" w:space="0" w:color="D9D9E3"/>
                                    <w:bottom w:val="single" w:sz="2" w:space="0" w:color="D9D9E3"/>
                                    <w:right w:val="single" w:sz="2" w:space="0" w:color="D9D9E3"/>
                                  </w:divBdr>
                                  <w:divsChild>
                                    <w:div w:id="1722441866">
                                      <w:marLeft w:val="0"/>
                                      <w:marRight w:val="0"/>
                                      <w:marTop w:val="0"/>
                                      <w:marBottom w:val="0"/>
                                      <w:divBdr>
                                        <w:top w:val="single" w:sz="2" w:space="0" w:color="D9D9E3"/>
                                        <w:left w:val="single" w:sz="2" w:space="0" w:color="D9D9E3"/>
                                        <w:bottom w:val="single" w:sz="2" w:space="0" w:color="D9D9E3"/>
                                        <w:right w:val="single" w:sz="2" w:space="0" w:color="D9D9E3"/>
                                      </w:divBdr>
                                      <w:divsChild>
                                        <w:div w:id="1081559998">
                                          <w:marLeft w:val="0"/>
                                          <w:marRight w:val="0"/>
                                          <w:marTop w:val="0"/>
                                          <w:marBottom w:val="0"/>
                                          <w:divBdr>
                                            <w:top w:val="single" w:sz="2" w:space="0" w:color="D9D9E3"/>
                                            <w:left w:val="single" w:sz="2" w:space="0" w:color="D9D9E3"/>
                                            <w:bottom w:val="single" w:sz="2" w:space="0" w:color="D9D9E3"/>
                                            <w:right w:val="single" w:sz="2" w:space="0" w:color="D9D9E3"/>
                                          </w:divBdr>
                                          <w:divsChild>
                                            <w:div w:id="440297477">
                                              <w:marLeft w:val="0"/>
                                              <w:marRight w:val="0"/>
                                              <w:marTop w:val="0"/>
                                              <w:marBottom w:val="0"/>
                                              <w:divBdr>
                                                <w:top w:val="single" w:sz="2" w:space="0" w:color="D9D9E3"/>
                                                <w:left w:val="single" w:sz="2" w:space="0" w:color="D9D9E3"/>
                                                <w:bottom w:val="single" w:sz="2" w:space="0" w:color="D9D9E3"/>
                                                <w:right w:val="single" w:sz="2" w:space="0" w:color="D9D9E3"/>
                                              </w:divBdr>
                                              <w:divsChild>
                                                <w:div w:id="1608149490">
                                                  <w:marLeft w:val="0"/>
                                                  <w:marRight w:val="0"/>
                                                  <w:marTop w:val="0"/>
                                                  <w:marBottom w:val="0"/>
                                                  <w:divBdr>
                                                    <w:top w:val="single" w:sz="2" w:space="0" w:color="D9D9E3"/>
                                                    <w:left w:val="single" w:sz="2" w:space="0" w:color="D9D9E3"/>
                                                    <w:bottom w:val="single" w:sz="2" w:space="0" w:color="D9D9E3"/>
                                                    <w:right w:val="single" w:sz="2" w:space="0" w:color="D9D9E3"/>
                                                  </w:divBdr>
                                                  <w:divsChild>
                                                    <w:div w:id="2027902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2200360">
          <w:marLeft w:val="0"/>
          <w:marRight w:val="0"/>
          <w:marTop w:val="0"/>
          <w:marBottom w:val="0"/>
          <w:divBdr>
            <w:top w:val="none" w:sz="0" w:space="0" w:color="auto"/>
            <w:left w:val="none" w:sz="0" w:space="0" w:color="auto"/>
            <w:bottom w:val="none" w:sz="0" w:space="0" w:color="auto"/>
            <w:right w:val="none" w:sz="0" w:space="0" w:color="auto"/>
          </w:divBdr>
        </w:div>
      </w:divsChild>
    </w:div>
    <w:div w:id="1354763678">
      <w:bodyDiv w:val="1"/>
      <w:marLeft w:val="0"/>
      <w:marRight w:val="0"/>
      <w:marTop w:val="0"/>
      <w:marBottom w:val="0"/>
      <w:divBdr>
        <w:top w:val="none" w:sz="0" w:space="0" w:color="auto"/>
        <w:left w:val="none" w:sz="0" w:space="0" w:color="auto"/>
        <w:bottom w:val="none" w:sz="0" w:space="0" w:color="auto"/>
        <w:right w:val="none" w:sz="0" w:space="0" w:color="auto"/>
      </w:divBdr>
    </w:div>
    <w:div w:id="1356075247">
      <w:bodyDiv w:val="1"/>
      <w:marLeft w:val="0"/>
      <w:marRight w:val="0"/>
      <w:marTop w:val="0"/>
      <w:marBottom w:val="0"/>
      <w:divBdr>
        <w:top w:val="none" w:sz="0" w:space="0" w:color="auto"/>
        <w:left w:val="none" w:sz="0" w:space="0" w:color="auto"/>
        <w:bottom w:val="none" w:sz="0" w:space="0" w:color="auto"/>
        <w:right w:val="none" w:sz="0" w:space="0" w:color="auto"/>
      </w:divBdr>
    </w:div>
    <w:div w:id="1392539542">
      <w:bodyDiv w:val="1"/>
      <w:marLeft w:val="0"/>
      <w:marRight w:val="0"/>
      <w:marTop w:val="0"/>
      <w:marBottom w:val="0"/>
      <w:divBdr>
        <w:top w:val="none" w:sz="0" w:space="0" w:color="auto"/>
        <w:left w:val="none" w:sz="0" w:space="0" w:color="auto"/>
        <w:bottom w:val="none" w:sz="0" w:space="0" w:color="auto"/>
        <w:right w:val="none" w:sz="0" w:space="0" w:color="auto"/>
      </w:divBdr>
    </w:div>
    <w:div w:id="1414088328">
      <w:bodyDiv w:val="1"/>
      <w:marLeft w:val="0"/>
      <w:marRight w:val="0"/>
      <w:marTop w:val="0"/>
      <w:marBottom w:val="0"/>
      <w:divBdr>
        <w:top w:val="none" w:sz="0" w:space="0" w:color="auto"/>
        <w:left w:val="none" w:sz="0" w:space="0" w:color="auto"/>
        <w:bottom w:val="none" w:sz="0" w:space="0" w:color="auto"/>
        <w:right w:val="none" w:sz="0" w:space="0" w:color="auto"/>
      </w:divBdr>
      <w:divsChild>
        <w:div w:id="681131792">
          <w:marLeft w:val="0"/>
          <w:marRight w:val="0"/>
          <w:marTop w:val="0"/>
          <w:marBottom w:val="0"/>
          <w:divBdr>
            <w:top w:val="none" w:sz="0" w:space="0" w:color="auto"/>
            <w:left w:val="none" w:sz="0" w:space="0" w:color="auto"/>
            <w:bottom w:val="none" w:sz="0" w:space="0" w:color="auto"/>
            <w:right w:val="none" w:sz="0" w:space="0" w:color="auto"/>
          </w:divBdr>
        </w:div>
        <w:div w:id="782455832">
          <w:marLeft w:val="0"/>
          <w:marRight w:val="0"/>
          <w:marTop w:val="0"/>
          <w:marBottom w:val="0"/>
          <w:divBdr>
            <w:top w:val="none" w:sz="0" w:space="0" w:color="auto"/>
            <w:left w:val="none" w:sz="0" w:space="0" w:color="auto"/>
            <w:bottom w:val="none" w:sz="0" w:space="0" w:color="auto"/>
            <w:right w:val="none" w:sz="0" w:space="0" w:color="auto"/>
          </w:divBdr>
        </w:div>
        <w:div w:id="1316299764">
          <w:marLeft w:val="0"/>
          <w:marRight w:val="0"/>
          <w:marTop w:val="0"/>
          <w:marBottom w:val="0"/>
          <w:divBdr>
            <w:top w:val="none" w:sz="0" w:space="0" w:color="auto"/>
            <w:left w:val="none" w:sz="0" w:space="0" w:color="auto"/>
            <w:bottom w:val="none" w:sz="0" w:space="0" w:color="auto"/>
            <w:right w:val="none" w:sz="0" w:space="0" w:color="auto"/>
          </w:divBdr>
        </w:div>
        <w:div w:id="1608273673">
          <w:marLeft w:val="0"/>
          <w:marRight w:val="0"/>
          <w:marTop w:val="0"/>
          <w:marBottom w:val="0"/>
          <w:divBdr>
            <w:top w:val="none" w:sz="0" w:space="0" w:color="auto"/>
            <w:left w:val="none" w:sz="0" w:space="0" w:color="auto"/>
            <w:bottom w:val="none" w:sz="0" w:space="0" w:color="auto"/>
            <w:right w:val="none" w:sz="0" w:space="0" w:color="auto"/>
          </w:divBdr>
        </w:div>
      </w:divsChild>
    </w:div>
    <w:div w:id="1423379849">
      <w:bodyDiv w:val="1"/>
      <w:marLeft w:val="0"/>
      <w:marRight w:val="0"/>
      <w:marTop w:val="0"/>
      <w:marBottom w:val="0"/>
      <w:divBdr>
        <w:top w:val="none" w:sz="0" w:space="0" w:color="auto"/>
        <w:left w:val="none" w:sz="0" w:space="0" w:color="auto"/>
        <w:bottom w:val="none" w:sz="0" w:space="0" w:color="auto"/>
        <w:right w:val="none" w:sz="0" w:space="0" w:color="auto"/>
      </w:divBdr>
    </w:div>
    <w:div w:id="1438138386">
      <w:bodyDiv w:val="1"/>
      <w:marLeft w:val="0"/>
      <w:marRight w:val="0"/>
      <w:marTop w:val="0"/>
      <w:marBottom w:val="0"/>
      <w:divBdr>
        <w:top w:val="none" w:sz="0" w:space="0" w:color="auto"/>
        <w:left w:val="none" w:sz="0" w:space="0" w:color="auto"/>
        <w:bottom w:val="none" w:sz="0" w:space="0" w:color="auto"/>
        <w:right w:val="none" w:sz="0" w:space="0" w:color="auto"/>
      </w:divBdr>
    </w:div>
    <w:div w:id="1468204943">
      <w:bodyDiv w:val="1"/>
      <w:marLeft w:val="0"/>
      <w:marRight w:val="0"/>
      <w:marTop w:val="0"/>
      <w:marBottom w:val="0"/>
      <w:divBdr>
        <w:top w:val="none" w:sz="0" w:space="0" w:color="auto"/>
        <w:left w:val="none" w:sz="0" w:space="0" w:color="auto"/>
        <w:bottom w:val="none" w:sz="0" w:space="0" w:color="auto"/>
        <w:right w:val="none" w:sz="0" w:space="0" w:color="auto"/>
      </w:divBdr>
    </w:div>
    <w:div w:id="1472550556">
      <w:bodyDiv w:val="1"/>
      <w:marLeft w:val="0"/>
      <w:marRight w:val="0"/>
      <w:marTop w:val="0"/>
      <w:marBottom w:val="0"/>
      <w:divBdr>
        <w:top w:val="none" w:sz="0" w:space="0" w:color="auto"/>
        <w:left w:val="none" w:sz="0" w:space="0" w:color="auto"/>
        <w:bottom w:val="none" w:sz="0" w:space="0" w:color="auto"/>
        <w:right w:val="none" w:sz="0" w:space="0" w:color="auto"/>
      </w:divBdr>
    </w:div>
    <w:div w:id="1498106442">
      <w:bodyDiv w:val="1"/>
      <w:marLeft w:val="0"/>
      <w:marRight w:val="0"/>
      <w:marTop w:val="0"/>
      <w:marBottom w:val="0"/>
      <w:divBdr>
        <w:top w:val="none" w:sz="0" w:space="0" w:color="auto"/>
        <w:left w:val="none" w:sz="0" w:space="0" w:color="auto"/>
        <w:bottom w:val="none" w:sz="0" w:space="0" w:color="auto"/>
        <w:right w:val="none" w:sz="0" w:space="0" w:color="auto"/>
      </w:divBdr>
      <w:divsChild>
        <w:div w:id="1496215946">
          <w:marLeft w:val="0"/>
          <w:marRight w:val="0"/>
          <w:marTop w:val="0"/>
          <w:marBottom w:val="0"/>
          <w:divBdr>
            <w:top w:val="single" w:sz="2" w:space="0" w:color="D9D9E3"/>
            <w:left w:val="single" w:sz="2" w:space="0" w:color="D9D9E3"/>
            <w:bottom w:val="single" w:sz="2" w:space="0" w:color="D9D9E3"/>
            <w:right w:val="single" w:sz="2" w:space="0" w:color="D9D9E3"/>
          </w:divBdr>
          <w:divsChild>
            <w:div w:id="904335947">
              <w:marLeft w:val="0"/>
              <w:marRight w:val="0"/>
              <w:marTop w:val="0"/>
              <w:marBottom w:val="0"/>
              <w:divBdr>
                <w:top w:val="single" w:sz="2" w:space="0" w:color="D9D9E3"/>
                <w:left w:val="single" w:sz="2" w:space="0" w:color="D9D9E3"/>
                <w:bottom w:val="single" w:sz="2" w:space="0" w:color="D9D9E3"/>
                <w:right w:val="single" w:sz="2" w:space="0" w:color="D9D9E3"/>
              </w:divBdr>
              <w:divsChild>
                <w:div w:id="32461140">
                  <w:marLeft w:val="0"/>
                  <w:marRight w:val="0"/>
                  <w:marTop w:val="0"/>
                  <w:marBottom w:val="0"/>
                  <w:divBdr>
                    <w:top w:val="single" w:sz="2" w:space="0" w:color="D9D9E3"/>
                    <w:left w:val="single" w:sz="2" w:space="0" w:color="D9D9E3"/>
                    <w:bottom w:val="single" w:sz="2" w:space="0" w:color="D9D9E3"/>
                    <w:right w:val="single" w:sz="2" w:space="0" w:color="D9D9E3"/>
                  </w:divBdr>
                  <w:divsChild>
                    <w:div w:id="702826191">
                      <w:marLeft w:val="0"/>
                      <w:marRight w:val="0"/>
                      <w:marTop w:val="0"/>
                      <w:marBottom w:val="0"/>
                      <w:divBdr>
                        <w:top w:val="single" w:sz="2" w:space="0" w:color="D9D9E3"/>
                        <w:left w:val="single" w:sz="2" w:space="0" w:color="D9D9E3"/>
                        <w:bottom w:val="single" w:sz="2" w:space="0" w:color="D9D9E3"/>
                        <w:right w:val="single" w:sz="2" w:space="0" w:color="D9D9E3"/>
                      </w:divBdr>
                      <w:divsChild>
                        <w:div w:id="908460233">
                          <w:marLeft w:val="0"/>
                          <w:marRight w:val="0"/>
                          <w:marTop w:val="0"/>
                          <w:marBottom w:val="0"/>
                          <w:divBdr>
                            <w:top w:val="single" w:sz="2" w:space="0" w:color="D9D9E3"/>
                            <w:left w:val="single" w:sz="2" w:space="0" w:color="D9D9E3"/>
                            <w:bottom w:val="single" w:sz="2" w:space="0" w:color="D9D9E3"/>
                            <w:right w:val="single" w:sz="2" w:space="0" w:color="D9D9E3"/>
                          </w:divBdr>
                          <w:divsChild>
                            <w:div w:id="132935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97241">
                                  <w:marLeft w:val="0"/>
                                  <w:marRight w:val="0"/>
                                  <w:marTop w:val="0"/>
                                  <w:marBottom w:val="0"/>
                                  <w:divBdr>
                                    <w:top w:val="single" w:sz="2" w:space="0" w:color="D9D9E3"/>
                                    <w:left w:val="single" w:sz="2" w:space="0" w:color="D9D9E3"/>
                                    <w:bottom w:val="single" w:sz="2" w:space="0" w:color="D9D9E3"/>
                                    <w:right w:val="single" w:sz="2" w:space="0" w:color="D9D9E3"/>
                                  </w:divBdr>
                                  <w:divsChild>
                                    <w:div w:id="18884864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4762">
                                          <w:marLeft w:val="0"/>
                                          <w:marRight w:val="0"/>
                                          <w:marTop w:val="0"/>
                                          <w:marBottom w:val="0"/>
                                          <w:divBdr>
                                            <w:top w:val="single" w:sz="2" w:space="0" w:color="D9D9E3"/>
                                            <w:left w:val="single" w:sz="2" w:space="0" w:color="D9D9E3"/>
                                            <w:bottom w:val="single" w:sz="2" w:space="0" w:color="D9D9E3"/>
                                            <w:right w:val="single" w:sz="2" w:space="0" w:color="D9D9E3"/>
                                          </w:divBdr>
                                          <w:divsChild>
                                            <w:div w:id="1746370024">
                                              <w:marLeft w:val="0"/>
                                              <w:marRight w:val="0"/>
                                              <w:marTop w:val="0"/>
                                              <w:marBottom w:val="0"/>
                                              <w:divBdr>
                                                <w:top w:val="single" w:sz="2" w:space="0" w:color="D9D9E3"/>
                                                <w:left w:val="single" w:sz="2" w:space="0" w:color="D9D9E3"/>
                                                <w:bottom w:val="single" w:sz="2" w:space="0" w:color="D9D9E3"/>
                                                <w:right w:val="single" w:sz="2" w:space="0" w:color="D9D9E3"/>
                                              </w:divBdr>
                                              <w:divsChild>
                                                <w:div w:id="1243491167">
                                                  <w:marLeft w:val="0"/>
                                                  <w:marRight w:val="0"/>
                                                  <w:marTop w:val="0"/>
                                                  <w:marBottom w:val="0"/>
                                                  <w:divBdr>
                                                    <w:top w:val="single" w:sz="2" w:space="0" w:color="D9D9E3"/>
                                                    <w:left w:val="single" w:sz="2" w:space="0" w:color="D9D9E3"/>
                                                    <w:bottom w:val="single" w:sz="2" w:space="0" w:color="D9D9E3"/>
                                                    <w:right w:val="single" w:sz="2" w:space="0" w:color="D9D9E3"/>
                                                  </w:divBdr>
                                                  <w:divsChild>
                                                    <w:div w:id="182565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930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5287834">
      <w:bodyDiv w:val="1"/>
      <w:marLeft w:val="0"/>
      <w:marRight w:val="0"/>
      <w:marTop w:val="0"/>
      <w:marBottom w:val="0"/>
      <w:divBdr>
        <w:top w:val="none" w:sz="0" w:space="0" w:color="auto"/>
        <w:left w:val="none" w:sz="0" w:space="0" w:color="auto"/>
        <w:bottom w:val="none" w:sz="0" w:space="0" w:color="auto"/>
        <w:right w:val="none" w:sz="0" w:space="0" w:color="auto"/>
      </w:divBdr>
    </w:div>
    <w:div w:id="1587030979">
      <w:bodyDiv w:val="1"/>
      <w:marLeft w:val="0"/>
      <w:marRight w:val="0"/>
      <w:marTop w:val="0"/>
      <w:marBottom w:val="0"/>
      <w:divBdr>
        <w:top w:val="none" w:sz="0" w:space="0" w:color="auto"/>
        <w:left w:val="none" w:sz="0" w:space="0" w:color="auto"/>
        <w:bottom w:val="none" w:sz="0" w:space="0" w:color="auto"/>
        <w:right w:val="none" w:sz="0" w:space="0" w:color="auto"/>
      </w:divBdr>
    </w:div>
    <w:div w:id="1606957971">
      <w:bodyDiv w:val="1"/>
      <w:marLeft w:val="0"/>
      <w:marRight w:val="0"/>
      <w:marTop w:val="0"/>
      <w:marBottom w:val="0"/>
      <w:divBdr>
        <w:top w:val="none" w:sz="0" w:space="0" w:color="auto"/>
        <w:left w:val="none" w:sz="0" w:space="0" w:color="auto"/>
        <w:bottom w:val="none" w:sz="0" w:space="0" w:color="auto"/>
        <w:right w:val="none" w:sz="0" w:space="0" w:color="auto"/>
      </w:divBdr>
    </w:div>
    <w:div w:id="1617180030">
      <w:bodyDiv w:val="1"/>
      <w:marLeft w:val="0"/>
      <w:marRight w:val="0"/>
      <w:marTop w:val="0"/>
      <w:marBottom w:val="0"/>
      <w:divBdr>
        <w:top w:val="none" w:sz="0" w:space="0" w:color="auto"/>
        <w:left w:val="none" w:sz="0" w:space="0" w:color="auto"/>
        <w:bottom w:val="none" w:sz="0" w:space="0" w:color="auto"/>
        <w:right w:val="none" w:sz="0" w:space="0" w:color="auto"/>
      </w:divBdr>
    </w:div>
    <w:div w:id="1671448301">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4802">
      <w:bodyDiv w:val="1"/>
      <w:marLeft w:val="0"/>
      <w:marRight w:val="0"/>
      <w:marTop w:val="0"/>
      <w:marBottom w:val="0"/>
      <w:divBdr>
        <w:top w:val="none" w:sz="0" w:space="0" w:color="auto"/>
        <w:left w:val="none" w:sz="0" w:space="0" w:color="auto"/>
        <w:bottom w:val="none" w:sz="0" w:space="0" w:color="auto"/>
        <w:right w:val="none" w:sz="0" w:space="0" w:color="auto"/>
      </w:divBdr>
    </w:div>
    <w:div w:id="1748502140">
      <w:bodyDiv w:val="1"/>
      <w:marLeft w:val="0"/>
      <w:marRight w:val="0"/>
      <w:marTop w:val="0"/>
      <w:marBottom w:val="0"/>
      <w:divBdr>
        <w:top w:val="none" w:sz="0" w:space="0" w:color="auto"/>
        <w:left w:val="none" w:sz="0" w:space="0" w:color="auto"/>
        <w:bottom w:val="none" w:sz="0" w:space="0" w:color="auto"/>
        <w:right w:val="none" w:sz="0" w:space="0" w:color="auto"/>
      </w:divBdr>
    </w:div>
    <w:div w:id="1771781895">
      <w:bodyDiv w:val="1"/>
      <w:marLeft w:val="0"/>
      <w:marRight w:val="0"/>
      <w:marTop w:val="0"/>
      <w:marBottom w:val="0"/>
      <w:divBdr>
        <w:top w:val="none" w:sz="0" w:space="0" w:color="auto"/>
        <w:left w:val="none" w:sz="0" w:space="0" w:color="auto"/>
        <w:bottom w:val="none" w:sz="0" w:space="0" w:color="auto"/>
        <w:right w:val="none" w:sz="0" w:space="0" w:color="auto"/>
      </w:divBdr>
    </w:div>
    <w:div w:id="1791507018">
      <w:bodyDiv w:val="1"/>
      <w:marLeft w:val="0"/>
      <w:marRight w:val="0"/>
      <w:marTop w:val="0"/>
      <w:marBottom w:val="0"/>
      <w:divBdr>
        <w:top w:val="none" w:sz="0" w:space="0" w:color="auto"/>
        <w:left w:val="none" w:sz="0" w:space="0" w:color="auto"/>
        <w:bottom w:val="none" w:sz="0" w:space="0" w:color="auto"/>
        <w:right w:val="none" w:sz="0" w:space="0" w:color="auto"/>
      </w:divBdr>
    </w:div>
    <w:div w:id="1811750328">
      <w:bodyDiv w:val="1"/>
      <w:marLeft w:val="0"/>
      <w:marRight w:val="0"/>
      <w:marTop w:val="0"/>
      <w:marBottom w:val="0"/>
      <w:divBdr>
        <w:top w:val="none" w:sz="0" w:space="0" w:color="auto"/>
        <w:left w:val="none" w:sz="0" w:space="0" w:color="auto"/>
        <w:bottom w:val="none" w:sz="0" w:space="0" w:color="auto"/>
        <w:right w:val="none" w:sz="0" w:space="0" w:color="auto"/>
      </w:divBdr>
    </w:div>
    <w:div w:id="1818186572">
      <w:bodyDiv w:val="1"/>
      <w:marLeft w:val="0"/>
      <w:marRight w:val="0"/>
      <w:marTop w:val="0"/>
      <w:marBottom w:val="0"/>
      <w:divBdr>
        <w:top w:val="none" w:sz="0" w:space="0" w:color="auto"/>
        <w:left w:val="none" w:sz="0" w:space="0" w:color="auto"/>
        <w:bottom w:val="none" w:sz="0" w:space="0" w:color="auto"/>
        <w:right w:val="none" w:sz="0" w:space="0" w:color="auto"/>
      </w:divBdr>
    </w:div>
    <w:div w:id="1842623119">
      <w:bodyDiv w:val="1"/>
      <w:marLeft w:val="0"/>
      <w:marRight w:val="0"/>
      <w:marTop w:val="0"/>
      <w:marBottom w:val="0"/>
      <w:divBdr>
        <w:top w:val="none" w:sz="0" w:space="0" w:color="auto"/>
        <w:left w:val="none" w:sz="0" w:space="0" w:color="auto"/>
        <w:bottom w:val="none" w:sz="0" w:space="0" w:color="auto"/>
        <w:right w:val="none" w:sz="0" w:space="0" w:color="auto"/>
      </w:divBdr>
    </w:div>
    <w:div w:id="1852060656">
      <w:bodyDiv w:val="1"/>
      <w:marLeft w:val="0"/>
      <w:marRight w:val="0"/>
      <w:marTop w:val="0"/>
      <w:marBottom w:val="0"/>
      <w:divBdr>
        <w:top w:val="none" w:sz="0" w:space="0" w:color="auto"/>
        <w:left w:val="none" w:sz="0" w:space="0" w:color="auto"/>
        <w:bottom w:val="none" w:sz="0" w:space="0" w:color="auto"/>
        <w:right w:val="none" w:sz="0" w:space="0" w:color="auto"/>
      </w:divBdr>
    </w:div>
    <w:div w:id="1861238490">
      <w:bodyDiv w:val="1"/>
      <w:marLeft w:val="0"/>
      <w:marRight w:val="0"/>
      <w:marTop w:val="0"/>
      <w:marBottom w:val="0"/>
      <w:divBdr>
        <w:top w:val="none" w:sz="0" w:space="0" w:color="auto"/>
        <w:left w:val="none" w:sz="0" w:space="0" w:color="auto"/>
        <w:bottom w:val="none" w:sz="0" w:space="0" w:color="auto"/>
        <w:right w:val="none" w:sz="0" w:space="0" w:color="auto"/>
      </w:divBdr>
    </w:div>
    <w:div w:id="1876311322">
      <w:bodyDiv w:val="1"/>
      <w:marLeft w:val="0"/>
      <w:marRight w:val="0"/>
      <w:marTop w:val="0"/>
      <w:marBottom w:val="0"/>
      <w:divBdr>
        <w:top w:val="none" w:sz="0" w:space="0" w:color="auto"/>
        <w:left w:val="none" w:sz="0" w:space="0" w:color="auto"/>
        <w:bottom w:val="none" w:sz="0" w:space="0" w:color="auto"/>
        <w:right w:val="none" w:sz="0" w:space="0" w:color="auto"/>
      </w:divBdr>
    </w:div>
    <w:div w:id="1891921153">
      <w:bodyDiv w:val="1"/>
      <w:marLeft w:val="0"/>
      <w:marRight w:val="0"/>
      <w:marTop w:val="0"/>
      <w:marBottom w:val="0"/>
      <w:divBdr>
        <w:top w:val="none" w:sz="0" w:space="0" w:color="auto"/>
        <w:left w:val="none" w:sz="0" w:space="0" w:color="auto"/>
        <w:bottom w:val="none" w:sz="0" w:space="0" w:color="auto"/>
        <w:right w:val="none" w:sz="0" w:space="0" w:color="auto"/>
      </w:divBdr>
    </w:div>
    <w:div w:id="1896356027">
      <w:bodyDiv w:val="1"/>
      <w:marLeft w:val="0"/>
      <w:marRight w:val="0"/>
      <w:marTop w:val="0"/>
      <w:marBottom w:val="0"/>
      <w:divBdr>
        <w:top w:val="none" w:sz="0" w:space="0" w:color="auto"/>
        <w:left w:val="none" w:sz="0" w:space="0" w:color="auto"/>
        <w:bottom w:val="none" w:sz="0" w:space="0" w:color="auto"/>
        <w:right w:val="none" w:sz="0" w:space="0" w:color="auto"/>
      </w:divBdr>
    </w:div>
    <w:div w:id="1910267803">
      <w:bodyDiv w:val="1"/>
      <w:marLeft w:val="0"/>
      <w:marRight w:val="0"/>
      <w:marTop w:val="0"/>
      <w:marBottom w:val="0"/>
      <w:divBdr>
        <w:top w:val="none" w:sz="0" w:space="0" w:color="auto"/>
        <w:left w:val="none" w:sz="0" w:space="0" w:color="auto"/>
        <w:bottom w:val="none" w:sz="0" w:space="0" w:color="auto"/>
        <w:right w:val="none" w:sz="0" w:space="0" w:color="auto"/>
      </w:divBdr>
    </w:div>
    <w:div w:id="1944609524">
      <w:bodyDiv w:val="1"/>
      <w:marLeft w:val="0"/>
      <w:marRight w:val="0"/>
      <w:marTop w:val="0"/>
      <w:marBottom w:val="0"/>
      <w:divBdr>
        <w:top w:val="none" w:sz="0" w:space="0" w:color="auto"/>
        <w:left w:val="none" w:sz="0" w:space="0" w:color="auto"/>
        <w:bottom w:val="none" w:sz="0" w:space="0" w:color="auto"/>
        <w:right w:val="none" w:sz="0" w:space="0" w:color="auto"/>
      </w:divBdr>
    </w:div>
    <w:div w:id="1982802191">
      <w:bodyDiv w:val="1"/>
      <w:marLeft w:val="0"/>
      <w:marRight w:val="0"/>
      <w:marTop w:val="0"/>
      <w:marBottom w:val="0"/>
      <w:divBdr>
        <w:top w:val="none" w:sz="0" w:space="0" w:color="auto"/>
        <w:left w:val="none" w:sz="0" w:space="0" w:color="auto"/>
        <w:bottom w:val="none" w:sz="0" w:space="0" w:color="auto"/>
        <w:right w:val="none" w:sz="0" w:space="0" w:color="auto"/>
      </w:divBdr>
    </w:div>
    <w:div w:id="1994985264">
      <w:bodyDiv w:val="1"/>
      <w:marLeft w:val="0"/>
      <w:marRight w:val="0"/>
      <w:marTop w:val="0"/>
      <w:marBottom w:val="0"/>
      <w:divBdr>
        <w:top w:val="none" w:sz="0" w:space="0" w:color="auto"/>
        <w:left w:val="none" w:sz="0" w:space="0" w:color="auto"/>
        <w:bottom w:val="none" w:sz="0" w:space="0" w:color="auto"/>
        <w:right w:val="none" w:sz="0" w:space="0" w:color="auto"/>
      </w:divBdr>
    </w:div>
    <w:div w:id="1996957797">
      <w:bodyDiv w:val="1"/>
      <w:marLeft w:val="0"/>
      <w:marRight w:val="0"/>
      <w:marTop w:val="0"/>
      <w:marBottom w:val="0"/>
      <w:divBdr>
        <w:top w:val="none" w:sz="0" w:space="0" w:color="auto"/>
        <w:left w:val="none" w:sz="0" w:space="0" w:color="auto"/>
        <w:bottom w:val="none" w:sz="0" w:space="0" w:color="auto"/>
        <w:right w:val="none" w:sz="0" w:space="0" w:color="auto"/>
      </w:divBdr>
    </w:div>
    <w:div w:id="2007005783">
      <w:bodyDiv w:val="1"/>
      <w:marLeft w:val="0"/>
      <w:marRight w:val="0"/>
      <w:marTop w:val="0"/>
      <w:marBottom w:val="0"/>
      <w:divBdr>
        <w:top w:val="none" w:sz="0" w:space="0" w:color="auto"/>
        <w:left w:val="none" w:sz="0" w:space="0" w:color="auto"/>
        <w:bottom w:val="none" w:sz="0" w:space="0" w:color="auto"/>
        <w:right w:val="none" w:sz="0" w:space="0" w:color="auto"/>
      </w:divBdr>
    </w:div>
    <w:div w:id="2007974335">
      <w:bodyDiv w:val="1"/>
      <w:marLeft w:val="0"/>
      <w:marRight w:val="0"/>
      <w:marTop w:val="0"/>
      <w:marBottom w:val="0"/>
      <w:divBdr>
        <w:top w:val="none" w:sz="0" w:space="0" w:color="auto"/>
        <w:left w:val="none" w:sz="0" w:space="0" w:color="auto"/>
        <w:bottom w:val="none" w:sz="0" w:space="0" w:color="auto"/>
        <w:right w:val="none" w:sz="0" w:space="0" w:color="auto"/>
      </w:divBdr>
    </w:div>
    <w:div w:id="2055694654">
      <w:bodyDiv w:val="1"/>
      <w:marLeft w:val="0"/>
      <w:marRight w:val="0"/>
      <w:marTop w:val="0"/>
      <w:marBottom w:val="0"/>
      <w:divBdr>
        <w:top w:val="none" w:sz="0" w:space="0" w:color="auto"/>
        <w:left w:val="none" w:sz="0" w:space="0" w:color="auto"/>
        <w:bottom w:val="none" w:sz="0" w:space="0" w:color="auto"/>
        <w:right w:val="none" w:sz="0" w:space="0" w:color="auto"/>
      </w:divBdr>
    </w:div>
    <w:div w:id="2076708255">
      <w:bodyDiv w:val="1"/>
      <w:marLeft w:val="0"/>
      <w:marRight w:val="0"/>
      <w:marTop w:val="0"/>
      <w:marBottom w:val="0"/>
      <w:divBdr>
        <w:top w:val="none" w:sz="0" w:space="0" w:color="auto"/>
        <w:left w:val="none" w:sz="0" w:space="0" w:color="auto"/>
        <w:bottom w:val="none" w:sz="0" w:space="0" w:color="auto"/>
        <w:right w:val="none" w:sz="0" w:space="0" w:color="auto"/>
      </w:divBdr>
    </w:div>
    <w:div w:id="2079134704">
      <w:bodyDiv w:val="1"/>
      <w:marLeft w:val="0"/>
      <w:marRight w:val="0"/>
      <w:marTop w:val="0"/>
      <w:marBottom w:val="0"/>
      <w:divBdr>
        <w:top w:val="none" w:sz="0" w:space="0" w:color="auto"/>
        <w:left w:val="none" w:sz="0" w:space="0" w:color="auto"/>
        <w:bottom w:val="none" w:sz="0" w:space="0" w:color="auto"/>
        <w:right w:val="none" w:sz="0" w:space="0" w:color="auto"/>
      </w:divBdr>
    </w:div>
    <w:div w:id="2095474354">
      <w:bodyDiv w:val="1"/>
      <w:marLeft w:val="0"/>
      <w:marRight w:val="0"/>
      <w:marTop w:val="0"/>
      <w:marBottom w:val="0"/>
      <w:divBdr>
        <w:top w:val="none" w:sz="0" w:space="0" w:color="auto"/>
        <w:left w:val="none" w:sz="0" w:space="0" w:color="auto"/>
        <w:bottom w:val="none" w:sz="0" w:space="0" w:color="auto"/>
        <w:right w:val="none" w:sz="0" w:space="0" w:color="auto"/>
      </w:divBdr>
    </w:div>
    <w:div w:id="2099866264">
      <w:bodyDiv w:val="1"/>
      <w:marLeft w:val="0"/>
      <w:marRight w:val="0"/>
      <w:marTop w:val="0"/>
      <w:marBottom w:val="0"/>
      <w:divBdr>
        <w:top w:val="none" w:sz="0" w:space="0" w:color="auto"/>
        <w:left w:val="none" w:sz="0" w:space="0" w:color="auto"/>
        <w:bottom w:val="none" w:sz="0" w:space="0" w:color="auto"/>
        <w:right w:val="none" w:sz="0" w:space="0" w:color="auto"/>
      </w:divBdr>
    </w:div>
    <w:div w:id="210687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4888C-8464-40E2-A4B6-B612DF9CC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23</Pages>
  <Words>23264</Words>
  <Characters>132610</Characters>
  <Application>Microsoft Office Word</Application>
  <DocSecurity>0</DocSecurity>
  <Lines>1105</Lines>
  <Paragraphs>311</Paragraphs>
  <ScaleCrop>false</ScaleCrop>
  <HeadingPairs>
    <vt:vector size="6" baseType="variant">
      <vt:variant>
        <vt:lpstr>Title</vt:lpstr>
      </vt:variant>
      <vt:variant>
        <vt:i4>1</vt:i4>
      </vt:variant>
      <vt:variant>
        <vt:lpstr>Titolo</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155563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58</cp:revision>
  <cp:lastPrinted>2023-09-30T17:21:00Z</cp:lastPrinted>
  <dcterms:created xsi:type="dcterms:W3CDTF">2025-02-12T03:16:00Z</dcterms:created>
  <dcterms:modified xsi:type="dcterms:W3CDTF">2025-02-12T17:24:00Z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id="8dXadTYt"/&gt;&lt;style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e0d89fa0365b0238d855082a4c2dea865060773f5f1e24236f7aa24eb4b2f325</vt:lpwstr>
  </property>
</Properties>
</file>